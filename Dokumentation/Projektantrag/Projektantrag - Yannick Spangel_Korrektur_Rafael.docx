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A5F2B96" w14:textId="77777777" w:rsidR="000400EE" w:rsidRDefault="000400EE" w:rsidP="000400EE">
      <w:pPr>
        <w:pStyle w:val="Titel"/>
        <w:rPr>
          <w:color w:val="004989"/>
        </w:rPr>
      </w:pPr>
    </w:p>
    <w:p w14:paraId="3EB15A26" w14:textId="77777777" w:rsidR="000400EE" w:rsidRDefault="000400EE" w:rsidP="000400EE">
      <w:pPr>
        <w:pStyle w:val="Titel"/>
        <w:rPr>
          <w:color w:val="004989"/>
        </w:rPr>
      </w:pPr>
    </w:p>
    <w:p w14:paraId="79624D8D" w14:textId="5017DE20" w:rsidR="00E01660" w:rsidRDefault="00E01660" w:rsidP="000400EE">
      <w:pPr>
        <w:pStyle w:val="Titel"/>
        <w:jc w:val="center"/>
      </w:pPr>
      <w:r>
        <w:rPr>
          <w:color w:val="004989"/>
        </w:rPr>
        <w:t>Sommerprüfung</w:t>
      </w:r>
      <w:r>
        <w:rPr>
          <w:color w:val="004989"/>
          <w:spacing w:val="14"/>
        </w:rPr>
        <w:t xml:space="preserve"> </w:t>
      </w:r>
      <w:r>
        <w:rPr>
          <w:color w:val="004989"/>
          <w:spacing w:val="-4"/>
        </w:rPr>
        <w:t>2026</w:t>
      </w:r>
    </w:p>
    <w:p w14:paraId="4B460A77" w14:textId="77777777" w:rsidR="00E01660" w:rsidRDefault="00E01660" w:rsidP="00E01660">
      <w:pPr>
        <w:pStyle w:val="Textkrper"/>
        <w:spacing w:before="32"/>
        <w:ind w:left="0"/>
        <w:jc w:val="center"/>
        <w:rPr>
          <w:sz w:val="47"/>
        </w:rPr>
      </w:pPr>
    </w:p>
    <w:p w14:paraId="590C54F7" w14:textId="77777777" w:rsidR="00E01660" w:rsidRDefault="00E01660" w:rsidP="00E01660">
      <w:pPr>
        <w:pStyle w:val="berschrift2"/>
        <w:jc w:val="center"/>
      </w:pPr>
      <w:r>
        <w:rPr>
          <w:spacing w:val="-2"/>
        </w:rPr>
        <w:t>Ausbildungsberuf</w:t>
      </w:r>
    </w:p>
    <w:p w14:paraId="49246A7C" w14:textId="2D899F93" w:rsidR="00E01660" w:rsidRDefault="00E01660" w:rsidP="00E01660">
      <w:pPr>
        <w:spacing w:before="48"/>
        <w:ind w:left="1" w:right="95"/>
        <w:jc w:val="center"/>
        <w:rPr>
          <w:sz w:val="27"/>
        </w:rPr>
      </w:pPr>
      <w:r>
        <w:rPr>
          <w:sz w:val="27"/>
        </w:rPr>
        <w:t>Fachinformatiker/Fachinformatikerin</w:t>
      </w:r>
      <w:r>
        <w:rPr>
          <w:spacing w:val="-8"/>
          <w:sz w:val="27"/>
        </w:rPr>
        <w:br/>
        <w:t xml:space="preserve"> </w:t>
      </w:r>
      <w:r>
        <w:rPr>
          <w:sz w:val="27"/>
        </w:rPr>
        <w:t xml:space="preserve">Fachrichtung: </w:t>
      </w:r>
      <w:r>
        <w:rPr>
          <w:spacing w:val="-2"/>
          <w:sz w:val="27"/>
        </w:rPr>
        <w:t>Anwendungsentwicklung</w:t>
      </w:r>
    </w:p>
    <w:p w14:paraId="15160053" w14:textId="77777777" w:rsidR="00E01660" w:rsidRDefault="00E01660" w:rsidP="00E01660">
      <w:pPr>
        <w:pStyle w:val="Textkrper"/>
        <w:spacing w:before="254"/>
        <w:ind w:left="0"/>
        <w:jc w:val="center"/>
        <w:rPr>
          <w:sz w:val="27"/>
        </w:rPr>
      </w:pPr>
    </w:p>
    <w:p w14:paraId="08172B80" w14:textId="77777777" w:rsidR="00E01660" w:rsidRDefault="00E01660" w:rsidP="00E01660">
      <w:pPr>
        <w:pStyle w:val="berschrift2"/>
        <w:jc w:val="center"/>
      </w:pPr>
      <w:r>
        <w:rPr>
          <w:spacing w:val="-2"/>
        </w:rPr>
        <w:t>Prüfungsbezirk</w:t>
      </w:r>
    </w:p>
    <w:p w14:paraId="7BEC7B94" w14:textId="77777777" w:rsidR="00E01660" w:rsidRDefault="00E01660" w:rsidP="00E01660">
      <w:pPr>
        <w:spacing w:before="48"/>
        <w:ind w:left="2" w:right="95"/>
        <w:jc w:val="center"/>
        <w:rPr>
          <w:sz w:val="27"/>
        </w:rPr>
      </w:pPr>
      <w:r>
        <w:rPr>
          <w:sz w:val="27"/>
        </w:rPr>
        <w:t>MEO</w:t>
      </w:r>
      <w:r>
        <w:rPr>
          <w:spacing w:val="-4"/>
          <w:sz w:val="27"/>
        </w:rPr>
        <w:t xml:space="preserve"> </w:t>
      </w:r>
      <w:r>
        <w:rPr>
          <w:sz w:val="27"/>
        </w:rPr>
        <w:t>FI</w:t>
      </w:r>
      <w:r>
        <w:rPr>
          <w:spacing w:val="-3"/>
          <w:sz w:val="27"/>
        </w:rPr>
        <w:t xml:space="preserve"> </w:t>
      </w:r>
      <w:r>
        <w:rPr>
          <w:sz w:val="27"/>
        </w:rPr>
        <w:t>Anw.</w:t>
      </w:r>
      <w:r>
        <w:rPr>
          <w:spacing w:val="-3"/>
          <w:sz w:val="27"/>
        </w:rPr>
        <w:t xml:space="preserve"> </w:t>
      </w:r>
      <w:r>
        <w:rPr>
          <w:sz w:val="27"/>
        </w:rPr>
        <w:t>2</w:t>
      </w:r>
      <w:r>
        <w:rPr>
          <w:spacing w:val="-3"/>
          <w:sz w:val="27"/>
        </w:rPr>
        <w:t xml:space="preserve"> </w:t>
      </w:r>
      <w:r>
        <w:rPr>
          <w:sz w:val="27"/>
        </w:rPr>
        <w:t>(AP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T2V1)</w:t>
      </w:r>
    </w:p>
    <w:p w14:paraId="3A4DD1CE" w14:textId="77777777" w:rsidR="00E01660" w:rsidRDefault="00E01660" w:rsidP="00E01660">
      <w:pPr>
        <w:pStyle w:val="Textkrper"/>
        <w:spacing w:before="304"/>
        <w:ind w:left="0"/>
        <w:jc w:val="center"/>
        <w:rPr>
          <w:sz w:val="27"/>
        </w:rPr>
      </w:pPr>
    </w:p>
    <w:p w14:paraId="56769B2F" w14:textId="751AAD5E" w:rsidR="00E01660" w:rsidRDefault="00E01660" w:rsidP="00E01660">
      <w:pPr>
        <w:spacing w:before="1"/>
        <w:ind w:left="3049" w:right="3143"/>
        <w:jc w:val="center"/>
        <w:rPr>
          <w:sz w:val="27"/>
        </w:rPr>
      </w:pPr>
      <w:r>
        <w:rPr>
          <w:sz w:val="27"/>
        </w:rPr>
        <w:t>Yannick Spangel Identnummer: 932750</w:t>
      </w:r>
    </w:p>
    <w:p w14:paraId="1F2C41A1" w14:textId="3C406293" w:rsidR="00E01660" w:rsidRDefault="00E01660" w:rsidP="00E01660">
      <w:pPr>
        <w:spacing w:line="307" w:lineRule="exact"/>
        <w:ind w:left="2" w:right="95"/>
        <w:jc w:val="center"/>
        <w:rPr>
          <w:sz w:val="27"/>
        </w:rPr>
      </w:pPr>
      <w:r>
        <w:rPr>
          <w:sz w:val="27"/>
        </w:rPr>
        <w:t>E-Mail</w:t>
      </w:r>
      <w:r w:rsidRPr="00E01660">
        <w:rPr>
          <w:sz w:val="28"/>
          <w:szCs w:val="28"/>
        </w:rPr>
        <w:t>: y.spangel@mibs-ag.de</w:t>
      </w:r>
      <w:r>
        <w:t>,</w:t>
      </w:r>
      <w:r>
        <w:rPr>
          <w:spacing w:val="-11"/>
          <w:sz w:val="27"/>
        </w:rPr>
        <w:t xml:space="preserve"> </w:t>
      </w:r>
      <w:r>
        <w:rPr>
          <w:sz w:val="27"/>
        </w:rPr>
        <w:t>Telefon:</w:t>
      </w:r>
      <w:r>
        <w:rPr>
          <w:spacing w:val="-11"/>
          <w:sz w:val="27"/>
        </w:rPr>
        <w:t xml:space="preserve"> </w:t>
      </w:r>
      <w:r>
        <w:rPr>
          <w:sz w:val="27"/>
        </w:rPr>
        <w:t>+49</w:t>
      </w:r>
      <w:r>
        <w:rPr>
          <w:spacing w:val="-11"/>
          <w:sz w:val="27"/>
        </w:rPr>
        <w:t xml:space="preserve"> </w:t>
      </w:r>
      <w:r>
        <w:rPr>
          <w:sz w:val="27"/>
        </w:rPr>
        <w:t>178 5722553</w:t>
      </w:r>
    </w:p>
    <w:p w14:paraId="7FDE7202" w14:textId="77777777" w:rsidR="00E01660" w:rsidRDefault="00E01660" w:rsidP="00E01660">
      <w:pPr>
        <w:pStyle w:val="Textkrper"/>
        <w:spacing w:before="304"/>
        <w:ind w:left="0"/>
        <w:jc w:val="center"/>
        <w:rPr>
          <w:sz w:val="27"/>
        </w:rPr>
      </w:pPr>
    </w:p>
    <w:p w14:paraId="13C8C398" w14:textId="77F17525" w:rsidR="00E01660" w:rsidRDefault="00E01660" w:rsidP="00E01660">
      <w:pPr>
        <w:ind w:left="2119" w:right="2212"/>
        <w:jc w:val="center"/>
        <w:rPr>
          <w:sz w:val="27"/>
        </w:rPr>
      </w:pPr>
      <w:r>
        <w:rPr>
          <w:sz w:val="27"/>
        </w:rPr>
        <w:t xml:space="preserve">Ausbildungsbetrieb: MIBS AG </w:t>
      </w:r>
      <w:commentRangeStart w:id="0"/>
      <w:r>
        <w:rPr>
          <w:sz w:val="27"/>
        </w:rPr>
        <w:t xml:space="preserve">Projektbetreuer: </w:t>
      </w:r>
      <w:del w:id="1" w:author="Yannick Spangel" w:date="2026-02-03T09:44:00Z" w16du:dateUtc="2026-02-03T08:44:00Z">
        <w:r w:rsidDel="007151CD">
          <w:rPr>
            <w:sz w:val="27"/>
          </w:rPr>
          <w:delText>Nadine Wirth</w:delText>
        </w:r>
      </w:del>
    </w:p>
    <w:p w14:paraId="18046448" w14:textId="249D49CA" w:rsidR="00E01660" w:rsidRPr="00BE64F5" w:rsidRDefault="00E01660" w:rsidP="00E01660">
      <w:pPr>
        <w:spacing w:line="307" w:lineRule="exact"/>
        <w:ind w:left="2" w:right="95"/>
        <w:jc w:val="center"/>
        <w:rPr>
          <w:sz w:val="27"/>
          <w:lang w:val="it-IT"/>
        </w:rPr>
      </w:pPr>
      <w:r w:rsidRPr="00BE64F5">
        <w:rPr>
          <w:sz w:val="27"/>
          <w:lang w:val="it-IT"/>
        </w:rPr>
        <w:t>E-Mail:</w:t>
      </w:r>
      <w:r w:rsidRPr="00BE64F5">
        <w:rPr>
          <w:spacing w:val="-11"/>
          <w:sz w:val="27"/>
          <w:lang w:val="it-IT"/>
        </w:rPr>
        <w:t xml:space="preserve"> </w:t>
      </w:r>
      <w:r>
        <w:fldChar w:fldCharType="begin"/>
      </w:r>
      <w:r w:rsidRPr="007151CD">
        <w:rPr>
          <w:lang w:val="it-IT"/>
          <w:rPrChange w:id="2" w:author="Yannick Spangel" w:date="2026-02-03T09:44:00Z" w16du:dateUtc="2026-02-03T08:44:00Z">
            <w:rPr/>
          </w:rPrChange>
        </w:rPr>
        <w:instrText>HYPERLINK "mailto:n.wirth@mibs-ag.de,"</w:instrText>
      </w:r>
      <w:r>
        <w:fldChar w:fldCharType="separate"/>
      </w:r>
      <w:r w:rsidRPr="00BE64F5">
        <w:rPr>
          <w:rStyle w:val="Hyperlink"/>
          <w:sz w:val="27"/>
          <w:lang w:val="it-IT"/>
        </w:rPr>
        <w:t>n.wirth@mibs-ag.de,</w:t>
      </w:r>
      <w:r>
        <w:fldChar w:fldCharType="end"/>
      </w:r>
      <w:commentRangeEnd w:id="0"/>
      <w:r w:rsidR="009B77F1" w:rsidRPr="00BE64F5">
        <w:rPr>
          <w:rStyle w:val="Kommentarzeichen"/>
          <w:sz w:val="27"/>
          <w:szCs w:val="24"/>
          <w:lang w:val="it-IT"/>
        </w:rPr>
        <w:commentReference w:id="0"/>
      </w:r>
    </w:p>
    <w:p w14:paraId="7B87CB43" w14:textId="77777777" w:rsidR="00E01660" w:rsidRPr="00BE64F5" w:rsidRDefault="00E01660" w:rsidP="00E01660">
      <w:pPr>
        <w:pStyle w:val="Textkrper"/>
        <w:spacing w:before="305"/>
        <w:ind w:left="0"/>
        <w:jc w:val="center"/>
        <w:rPr>
          <w:sz w:val="27"/>
          <w:lang w:val="it-IT"/>
        </w:rPr>
      </w:pPr>
    </w:p>
    <w:p w14:paraId="6C35B322" w14:textId="50FEB093" w:rsidR="00E01660" w:rsidRPr="0075309F" w:rsidRDefault="00E01660" w:rsidP="0075309F">
      <w:pPr>
        <w:pStyle w:val="berschrift2"/>
        <w:spacing w:line="300" w:lineRule="exact"/>
        <w:jc w:val="center"/>
      </w:pPr>
      <w:r>
        <w:t xml:space="preserve">Thema der </w:t>
      </w:r>
      <w:r>
        <w:rPr>
          <w:spacing w:val="-2"/>
        </w:rPr>
        <w:t>Projektarbeit</w:t>
      </w:r>
    </w:p>
    <w:p w14:paraId="08C2A52C" w14:textId="77777777" w:rsidR="000400EE" w:rsidRDefault="0075309F" w:rsidP="0075309F">
      <w:pPr>
        <w:jc w:val="center"/>
        <w:rPr>
          <w:sz w:val="27"/>
          <w:szCs w:val="27"/>
        </w:rPr>
      </w:pPr>
      <w:r>
        <w:rPr>
          <w:sz w:val="27"/>
          <w:szCs w:val="27"/>
        </w:rPr>
        <w:t xml:space="preserve">Entwicklung </w:t>
      </w:r>
      <w:r w:rsidR="000400EE">
        <w:rPr>
          <w:sz w:val="27"/>
          <w:szCs w:val="27"/>
        </w:rPr>
        <w:t xml:space="preserve">eines </w:t>
      </w:r>
      <w:r w:rsidRPr="0075309F">
        <w:rPr>
          <w:sz w:val="27"/>
          <w:szCs w:val="27"/>
        </w:rPr>
        <w:t xml:space="preserve">Antrags- und </w:t>
      </w:r>
      <w:commentRangeStart w:id="3"/>
      <w:r w:rsidRPr="0075309F">
        <w:rPr>
          <w:sz w:val="27"/>
          <w:szCs w:val="27"/>
        </w:rPr>
        <w:t>Genehmigungsprogramms</w:t>
      </w:r>
      <w:commentRangeEnd w:id="3"/>
      <w:r w:rsidR="00D225B6">
        <w:rPr>
          <w:rStyle w:val="Kommentarzeichen"/>
          <w:sz w:val="27"/>
          <w:szCs w:val="27"/>
        </w:rPr>
        <w:commentReference w:id="3"/>
      </w:r>
    </w:p>
    <w:p w14:paraId="506AAB15" w14:textId="77777777" w:rsidR="008E32F7" w:rsidRDefault="008E32F7">
      <w:pPr>
        <w:rPr>
          <w:sz w:val="27"/>
          <w:szCs w:val="27"/>
        </w:rPr>
      </w:pPr>
    </w:p>
    <w:p w14:paraId="3AA3E08A" w14:textId="77777777" w:rsidR="00EA6F03" w:rsidRDefault="00EA6F03"/>
    <w:p w14:paraId="66D69413" w14:textId="77777777" w:rsidR="008E32F7" w:rsidRDefault="008E32F7"/>
    <w:p w14:paraId="3320D773" w14:textId="65639903" w:rsidR="004E6206" w:rsidRDefault="004E6206" w:rsidP="000400EE"/>
    <w:p w14:paraId="1279C30E" w14:textId="77777777" w:rsidR="000400EE" w:rsidRDefault="000400EE" w:rsidP="005D6A6A">
      <w:pPr>
        <w:spacing w:line="240" w:lineRule="auto"/>
        <w:rPr>
          <w:b/>
          <w:bCs/>
          <w:sz w:val="36"/>
          <w:szCs w:val="36"/>
        </w:rPr>
      </w:pPr>
    </w:p>
    <w:p w14:paraId="40B15424" w14:textId="185D52CD" w:rsidR="004E6206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</w:t>
      </w:r>
      <w:r>
        <w:rPr>
          <w:b/>
          <w:bCs/>
          <w:sz w:val="36"/>
          <w:szCs w:val="36"/>
        </w:rPr>
        <w:tab/>
      </w:r>
      <w:r w:rsidR="000400EE">
        <w:rPr>
          <w:b/>
          <w:bCs/>
          <w:sz w:val="36"/>
          <w:szCs w:val="36"/>
        </w:rPr>
        <w:t>T</w:t>
      </w:r>
      <w:r w:rsidR="004E6206">
        <w:rPr>
          <w:b/>
          <w:bCs/>
          <w:sz w:val="36"/>
          <w:szCs w:val="36"/>
        </w:rPr>
        <w:t>hema</w:t>
      </w:r>
      <w:r>
        <w:rPr>
          <w:b/>
          <w:bCs/>
          <w:sz w:val="36"/>
          <w:szCs w:val="36"/>
        </w:rPr>
        <w:t xml:space="preserve"> der Projektarbeit</w:t>
      </w:r>
    </w:p>
    <w:p w14:paraId="0BA73F98" w14:textId="14DD0B02" w:rsidR="004E6206" w:rsidRPr="00B11A00" w:rsidRDefault="004E6206" w:rsidP="005D6A6A">
      <w:pPr>
        <w:spacing w:line="240" w:lineRule="auto"/>
      </w:pPr>
      <w:r w:rsidRPr="00B11A00">
        <w:t xml:space="preserve">Entwicklung eines Antrags- und </w:t>
      </w:r>
      <w:commentRangeStart w:id="4"/>
      <w:r w:rsidRPr="00B11A00">
        <w:t>Genehmigungssystems</w:t>
      </w:r>
      <w:commentRangeEnd w:id="4"/>
      <w:r w:rsidR="00D225B6" w:rsidRPr="00B11A00">
        <w:rPr>
          <w:rStyle w:val="Kommentarzeichen"/>
          <w:sz w:val="24"/>
          <w:szCs w:val="24"/>
        </w:rPr>
        <w:commentReference w:id="4"/>
      </w:r>
    </w:p>
    <w:p w14:paraId="0A996826" w14:textId="77777777" w:rsidR="004E6206" w:rsidRDefault="004E6206" w:rsidP="005D6A6A">
      <w:pPr>
        <w:spacing w:line="240" w:lineRule="auto"/>
        <w:rPr>
          <w:b/>
          <w:bCs/>
          <w:sz w:val="36"/>
          <w:szCs w:val="36"/>
        </w:rPr>
      </w:pPr>
    </w:p>
    <w:p w14:paraId="4A6349B2" w14:textId="21943259" w:rsidR="006425A1" w:rsidRPr="006425A1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ab/>
      </w:r>
      <w:r w:rsidR="006425A1" w:rsidRPr="006425A1">
        <w:rPr>
          <w:b/>
          <w:bCs/>
          <w:sz w:val="36"/>
          <w:szCs w:val="36"/>
        </w:rPr>
        <w:t>Termin</w:t>
      </w:r>
    </w:p>
    <w:p w14:paraId="5E0F05E2" w14:textId="144A3FD0" w:rsidR="006425A1" w:rsidRPr="006425A1" w:rsidRDefault="006425A1" w:rsidP="005D6A6A">
      <w:pPr>
        <w:spacing w:line="240" w:lineRule="auto"/>
      </w:pPr>
      <w:r w:rsidRPr="006425A1">
        <w:t>Geplanter Bearbeitungszeitraum: </w:t>
      </w:r>
      <w:r w:rsidRPr="00B11A00">
        <w:t>1</w:t>
      </w:r>
      <w:r w:rsidR="00E9602A">
        <w:t>8</w:t>
      </w:r>
      <w:r w:rsidRPr="00B11A00">
        <w:t>.0</w:t>
      </w:r>
      <w:r w:rsidR="00E9602A">
        <w:t>3</w:t>
      </w:r>
      <w:r w:rsidRPr="00B11A00">
        <w:t>.2026 – 2</w:t>
      </w:r>
      <w:r w:rsidR="00E9602A">
        <w:t>8</w:t>
      </w:r>
      <w:r w:rsidRPr="00B11A00">
        <w:t>.0</w:t>
      </w:r>
      <w:r w:rsidR="00E9602A">
        <w:t>4</w:t>
      </w:r>
      <w:r w:rsidRPr="00B11A00">
        <w:t>.2026</w:t>
      </w:r>
    </w:p>
    <w:p w14:paraId="01618F3D" w14:textId="250B500D" w:rsidR="006425A1" w:rsidRPr="00B11A00" w:rsidRDefault="006425A1" w:rsidP="005D6A6A">
      <w:pPr>
        <w:spacing w:line="240" w:lineRule="auto"/>
      </w:pPr>
      <w:r w:rsidRPr="006425A1">
        <w:t>Gesamtaufwand: 80 Stunden</w:t>
      </w:r>
    </w:p>
    <w:p w14:paraId="3C52D052" w14:textId="77777777" w:rsidR="006425A1" w:rsidRDefault="006425A1" w:rsidP="005D6A6A">
      <w:pPr>
        <w:spacing w:line="240" w:lineRule="auto"/>
        <w:rPr>
          <w:sz w:val="28"/>
          <w:szCs w:val="28"/>
        </w:rPr>
      </w:pPr>
    </w:p>
    <w:p w14:paraId="28EA01B4" w14:textId="787DC94B" w:rsidR="006425A1" w:rsidRPr="006425A1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ab/>
      </w:r>
      <w:r w:rsidR="006425A1" w:rsidRPr="006425A1">
        <w:rPr>
          <w:b/>
          <w:bCs/>
          <w:sz w:val="36"/>
          <w:szCs w:val="36"/>
        </w:rPr>
        <w:t>Ausgangssituation</w:t>
      </w:r>
    </w:p>
    <w:p w14:paraId="34501A6D" w14:textId="1D2C7208" w:rsidR="006425A1" w:rsidRPr="00B11A00" w:rsidRDefault="00B11A00" w:rsidP="005D6A6A">
      <w:pPr>
        <w:spacing w:line="240" w:lineRule="auto"/>
      </w:pPr>
      <w:commentRangeStart w:id="5"/>
      <w:r w:rsidRPr="00B11A00">
        <w:t>Projektumfeld</w:t>
      </w:r>
      <w:commentRangeEnd w:id="5"/>
      <w:r w:rsidR="00957EA3" w:rsidRPr="00B11A00">
        <w:rPr>
          <w:rStyle w:val="Kommentarzeichen"/>
          <w:sz w:val="24"/>
          <w:szCs w:val="24"/>
        </w:rPr>
        <w:commentReference w:id="5"/>
      </w:r>
      <w:r w:rsidRPr="00B11A00">
        <w:t>:</w:t>
      </w:r>
    </w:p>
    <w:p w14:paraId="1F2AE951" w14:textId="77777777" w:rsidR="002A6BB4" w:rsidRDefault="00B11A00" w:rsidP="005D6A6A">
      <w:pPr>
        <w:spacing w:line="240" w:lineRule="auto"/>
      </w:pPr>
      <w:r w:rsidRPr="00B11A00">
        <w:t>Die MIBS AG ist ein mittelständisches Familienunternehmen mit Sitz in Mülheim an der Ruhr</w:t>
      </w:r>
      <w:r>
        <w:t xml:space="preserve"> und beschäftigt sich mit der Entwicklung, Migration, Transformation und Beratung im SAP-Umfeld.</w:t>
      </w:r>
    </w:p>
    <w:p w14:paraId="4F8134DB" w14:textId="2A485692" w:rsidR="006425A1" w:rsidRDefault="006425A1" w:rsidP="005D6A6A">
      <w:pPr>
        <w:spacing w:line="240" w:lineRule="auto"/>
      </w:pPr>
      <w:r w:rsidRPr="006425A1">
        <w:t xml:space="preserve">Als Auszubildender zum Fachinformatiker für </w:t>
      </w:r>
      <w:r w:rsidR="00EA6F03" w:rsidRPr="006425A1">
        <w:t>Anwendungsentwicklung</w:t>
      </w:r>
      <w:r w:rsidR="00EA6F03">
        <w:t xml:space="preserve">, </w:t>
      </w:r>
      <w:r w:rsidR="00EA6F03" w:rsidRPr="006425A1">
        <w:t>unterstütze</w:t>
      </w:r>
      <w:r w:rsidR="00F63A9A">
        <w:t xml:space="preserve"> ich</w:t>
      </w:r>
      <w:r w:rsidRPr="006425A1">
        <w:t xml:space="preserve"> bei der Entwicklung und Optimierung interner Geschäftsanwendungen auf Basis von SAP-Technologien.</w:t>
      </w:r>
    </w:p>
    <w:p w14:paraId="74CB515E" w14:textId="32F60647" w:rsidR="00F63A9A" w:rsidRDefault="00544E35" w:rsidP="005D6A6A">
      <w:pPr>
        <w:spacing w:line="240" w:lineRule="auto"/>
      </w:pPr>
      <w:r>
        <w:t>Ist-Zustand:</w:t>
      </w:r>
    </w:p>
    <w:p w14:paraId="7EF78928" w14:textId="22E33C2A" w:rsidR="006425A1" w:rsidRPr="006425A1" w:rsidRDefault="00A34883" w:rsidP="005D6A6A">
      <w:pPr>
        <w:spacing w:line="240" w:lineRule="auto"/>
      </w:pPr>
      <w:r>
        <w:t xml:space="preserve">Aktuell müssen </w:t>
      </w:r>
      <w:r w:rsidR="00216394">
        <w:t xml:space="preserve">sich </w:t>
      </w:r>
      <w:r>
        <w:t xml:space="preserve">Mitarbeiter </w:t>
      </w:r>
      <w:r w:rsidR="00FA0069">
        <w:t xml:space="preserve">für Anfragen bezüglich neuer Hardware, </w:t>
      </w:r>
      <w:r w:rsidR="006C75E5">
        <w:t xml:space="preserve">Dienstreisen, </w:t>
      </w:r>
      <w:r w:rsidR="00106F1D">
        <w:t>Fortbildungen</w:t>
      </w:r>
      <w:r w:rsidR="009E1617">
        <w:t xml:space="preserve">, Firmenwagen etc. </w:t>
      </w:r>
      <w:r w:rsidR="00216394">
        <w:t>an den Vorstand</w:t>
      </w:r>
      <w:r w:rsidR="004C4A60">
        <w:t xml:space="preserve"> bzw. das Backoffice we</w:t>
      </w:r>
      <w:r w:rsidR="00A03ABB">
        <w:t xml:space="preserve">nden. </w:t>
      </w:r>
      <w:ins w:id="6" w:author="Rafael Kopytto" w:date="2026-02-02T14:59:00Z" w16du:dateUtc="2026-02-02T13:59:00Z">
        <w:r w:rsidR="00795A70">
          <w:t xml:space="preserve">Die Kommunikation erfolgt </w:t>
        </w:r>
      </w:ins>
      <w:ins w:id="7" w:author="Rafael Kopytto" w:date="2026-02-02T15:00:00Z" w16du:dateUtc="2026-02-02T14:00:00Z">
        <w:r w:rsidR="00795A70">
          <w:t xml:space="preserve">per </w:t>
        </w:r>
      </w:ins>
      <w:del w:id="8" w:author="Rafael Kopytto" w:date="2026-02-02T14:59:00Z" w16du:dateUtc="2026-02-02T13:59:00Z">
        <w:r w:rsidR="00A03ABB" w:rsidDel="00795A70">
          <w:delText>D</w:delText>
        </w:r>
        <w:r w:rsidR="00541ED1" w:rsidDel="00795A70">
          <w:delText xml:space="preserve">ie daraus folgende Kommunikation </w:delText>
        </w:r>
      </w:del>
      <w:r w:rsidR="00541ED1">
        <w:t xml:space="preserve">per </w:t>
      </w:r>
      <w:ins w:id="9" w:author="Rafael Kopytto" w:date="2026-02-02T15:00:00Z" w16du:dateUtc="2026-02-02T14:00:00Z">
        <w:r w:rsidR="00795A70">
          <w:t>E-</w:t>
        </w:r>
      </w:ins>
      <w:r w:rsidR="00541ED1">
        <w:t>Mail, Microsoft-Teams</w:t>
      </w:r>
      <w:r w:rsidR="00C22CE3">
        <w:t xml:space="preserve"> oder Gesprächen im Büro </w:t>
      </w:r>
      <w:r w:rsidR="00EA6F03">
        <w:t>führ</w:t>
      </w:r>
      <w:ins w:id="10" w:author="Rafael Kopytto" w:date="2026-02-02T15:00:00Z" w16du:dateUtc="2026-02-02T14:00:00Z">
        <w:r w:rsidR="00795A70">
          <w:t>t</w:t>
        </w:r>
      </w:ins>
      <w:del w:id="11" w:author="Rafael Kopytto" w:date="2026-02-02T15:00:00Z" w16du:dateUtc="2026-02-02T14:00:00Z">
        <w:r w:rsidR="00EA6F03" w:rsidDel="00795A70">
          <w:delText>en</w:delText>
        </w:r>
      </w:del>
      <w:r w:rsidR="00EA6F03">
        <w:t xml:space="preserve"> zu</w:t>
      </w:r>
      <w:ins w:id="12" w:author="Rafael Kopytto" w:date="2026-02-02T15:00:00Z" w16du:dateUtc="2026-02-02T14:00:00Z">
        <w:r w:rsidR="00795A70">
          <w:t xml:space="preserve"> folgenden Problemen</w:t>
        </w:r>
      </w:ins>
      <w:r w:rsidR="00EA6F03">
        <w:t>:</w:t>
      </w:r>
    </w:p>
    <w:p w14:paraId="0DFC0685" w14:textId="5C035F53" w:rsidR="00CD270A" w:rsidRDefault="00CD270A" w:rsidP="005D6A6A">
      <w:pPr>
        <w:numPr>
          <w:ilvl w:val="0"/>
          <w:numId w:val="1"/>
        </w:numPr>
        <w:spacing w:line="240" w:lineRule="auto"/>
      </w:pPr>
      <w:r w:rsidRPr="006425A1">
        <w:t>Intransparenten Genehmigungsprozessen</w:t>
      </w:r>
    </w:p>
    <w:p w14:paraId="7955CB86" w14:textId="12B39230" w:rsidR="006425A1" w:rsidRPr="006425A1" w:rsidRDefault="006425A1" w:rsidP="005D6A6A">
      <w:pPr>
        <w:numPr>
          <w:ilvl w:val="0"/>
          <w:numId w:val="1"/>
        </w:numPr>
        <w:spacing w:line="240" w:lineRule="auto"/>
      </w:pPr>
      <w:r w:rsidRPr="006425A1">
        <w:t>Langen Bearbeitungszeiten</w:t>
      </w:r>
    </w:p>
    <w:p w14:paraId="6B6DC797" w14:textId="76A0C93E" w:rsidR="006425A1" w:rsidRPr="006425A1" w:rsidRDefault="006425A1" w:rsidP="005D6A6A">
      <w:pPr>
        <w:numPr>
          <w:ilvl w:val="0"/>
          <w:numId w:val="1"/>
        </w:numPr>
        <w:spacing w:line="240" w:lineRule="auto"/>
      </w:pPr>
      <w:r w:rsidRPr="006425A1">
        <w:t>Fehlende</w:t>
      </w:r>
      <w:r w:rsidR="00EA6F03">
        <w:t>r</w:t>
      </w:r>
      <w:r w:rsidRPr="006425A1">
        <w:t xml:space="preserve"> Nachvollziehbarkeit und </w:t>
      </w:r>
      <w:r w:rsidR="001B3680">
        <w:t xml:space="preserve">mangelnder </w:t>
      </w:r>
      <w:r w:rsidRPr="006425A1">
        <w:t>Dokumentation</w:t>
      </w:r>
    </w:p>
    <w:p w14:paraId="344472EE" w14:textId="7FCA2FF2" w:rsidR="0079744C" w:rsidRDefault="006425A1" w:rsidP="005D6A6A">
      <w:pPr>
        <w:numPr>
          <w:ilvl w:val="0"/>
          <w:numId w:val="1"/>
        </w:numPr>
        <w:spacing w:line="240" w:lineRule="auto"/>
      </w:pPr>
      <w:r w:rsidRPr="006425A1">
        <w:t>Hohem manuellen Verwaltungsaufwand</w:t>
      </w:r>
    </w:p>
    <w:p w14:paraId="7BA0989E" w14:textId="3B6227A6" w:rsidR="0064706E" w:rsidRDefault="001863BE" w:rsidP="005D6A6A">
      <w:pPr>
        <w:numPr>
          <w:ilvl w:val="0"/>
          <w:numId w:val="1"/>
        </w:numPr>
        <w:spacing w:line="240" w:lineRule="auto"/>
      </w:pPr>
      <w:r>
        <w:t>Hoher Fehleranfälligkeit</w:t>
      </w:r>
    </w:p>
    <w:p w14:paraId="4986D799" w14:textId="184EDC09" w:rsidR="006425A1" w:rsidRPr="006425A1" w:rsidRDefault="006425A1" w:rsidP="005D6A6A">
      <w:pPr>
        <w:spacing w:line="240" w:lineRule="auto"/>
      </w:pPr>
    </w:p>
    <w:p w14:paraId="08C8F89F" w14:textId="7C35FB1B" w:rsidR="00696584" w:rsidRPr="006425A1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ab/>
      </w:r>
      <w:r w:rsidR="00696584" w:rsidRPr="006425A1">
        <w:rPr>
          <w:b/>
          <w:bCs/>
          <w:sz w:val="36"/>
          <w:szCs w:val="36"/>
        </w:rPr>
        <w:t>Projektziel</w:t>
      </w:r>
    </w:p>
    <w:p w14:paraId="5509D9A7" w14:textId="6EA4DF38" w:rsidR="006425A1" w:rsidRPr="006425A1" w:rsidRDefault="006425A1" w:rsidP="005D6A6A">
      <w:pPr>
        <w:spacing w:line="240" w:lineRule="auto"/>
      </w:pPr>
      <w:r w:rsidRPr="006425A1">
        <w:t>Es soll eine webbasierte Anwendung entwickelt werden, die:</w:t>
      </w:r>
    </w:p>
    <w:p w14:paraId="75EFCA09" w14:textId="4A19E0F0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t xml:space="preserve">Mitarbeitern ermöglicht, </w:t>
      </w:r>
      <w:r w:rsidR="00EA6F03">
        <w:t>Anträge für diverse Themen</w:t>
      </w:r>
      <w:r w:rsidR="00282DA8">
        <w:t xml:space="preserve"> </w:t>
      </w:r>
      <w:r w:rsidRPr="006425A1">
        <w:t>digital zu stellen</w:t>
      </w:r>
    </w:p>
    <w:p w14:paraId="0B26AA77" w14:textId="77777777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t>Dem Management eine strukturierte Übersicht zur Genehmigung/Ablehnung bietet</w:t>
      </w:r>
    </w:p>
    <w:p w14:paraId="65665FFC" w14:textId="77777777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t>Den gesamten Prozess transparent und nachvollziehbar dokumentiert</w:t>
      </w:r>
    </w:p>
    <w:p w14:paraId="14754EF0" w14:textId="19BA5D71" w:rsidR="006425A1" w:rsidRPr="006425A1" w:rsidRDefault="006425A1" w:rsidP="005D6A6A">
      <w:pPr>
        <w:numPr>
          <w:ilvl w:val="0"/>
          <w:numId w:val="2"/>
        </w:numPr>
        <w:spacing w:line="240" w:lineRule="auto"/>
      </w:pPr>
      <w:r w:rsidRPr="006425A1">
        <w:lastRenderedPageBreak/>
        <w:t>Die Bearbeitungszeit verkürzt und den Verwaltungsaufwand reduziert</w:t>
      </w:r>
    </w:p>
    <w:p w14:paraId="2828DDD4" w14:textId="77777777" w:rsidR="00DB0ADE" w:rsidRDefault="00DB0ADE" w:rsidP="005D6A6A">
      <w:pPr>
        <w:spacing w:line="240" w:lineRule="auto"/>
      </w:pPr>
    </w:p>
    <w:p w14:paraId="04847F42" w14:textId="545F538C" w:rsidR="008E32F7" w:rsidRDefault="0064706E" w:rsidP="005D6A6A">
      <w:pPr>
        <w:spacing w:line="240" w:lineRule="auto"/>
      </w:pPr>
      <w:r w:rsidRPr="006425A1">
        <w:t xml:space="preserve">Die Entwicklung erfolgt mit dem SAP RESTful Application Programming Model (RAP) als Backend und SAPUI5 als Frontend-Technologie, um eine moderne, responsive Benutzeroberfläche zu </w:t>
      </w:r>
      <w:del w:id="13" w:author="Rafael Kopytto" w:date="2026-02-02T15:04:00Z" w16du:dateUtc="2026-02-02T14:04:00Z">
        <w:r w:rsidRPr="006425A1" w:rsidDel="00795A70">
          <w:delText>gewährleisten</w:delText>
        </w:r>
      </w:del>
      <w:ins w:id="14" w:author="Rafael Kopytto" w:date="2026-02-02T15:04:00Z" w16du:dateUtc="2026-02-02T14:04:00Z">
        <w:r w:rsidR="00795A70">
          <w:t>bereitzustellen</w:t>
        </w:r>
      </w:ins>
      <w:r w:rsidRPr="006425A1">
        <w:t>.</w:t>
      </w:r>
    </w:p>
    <w:p w14:paraId="399AABAD" w14:textId="77777777" w:rsidR="00DB0ADE" w:rsidRPr="00DB0ADE" w:rsidRDefault="00DB0ADE" w:rsidP="005D6A6A">
      <w:pPr>
        <w:spacing w:line="240" w:lineRule="auto"/>
        <w:ind w:left="360"/>
      </w:pPr>
    </w:p>
    <w:p w14:paraId="2602CAB5" w14:textId="0362F365" w:rsidR="006425A1" w:rsidRPr="006425A1" w:rsidRDefault="006425A1" w:rsidP="005D6A6A">
      <w:pPr>
        <w:spacing w:line="240" w:lineRule="auto"/>
      </w:pPr>
      <w:commentRangeStart w:id="15"/>
      <w:r w:rsidRPr="006425A1">
        <w:rPr>
          <w:b/>
          <w:bCs/>
        </w:rPr>
        <w:t>Hauptziel</w:t>
      </w:r>
      <w:commentRangeEnd w:id="15"/>
      <w:r w:rsidR="00957EA3" w:rsidRPr="006425A1">
        <w:rPr>
          <w:rStyle w:val="Kommentarzeichen"/>
          <w:b/>
          <w:bCs/>
          <w:sz w:val="24"/>
          <w:szCs w:val="24"/>
        </w:rPr>
        <w:commentReference w:id="15"/>
      </w:r>
      <w:r w:rsidRPr="006425A1">
        <w:rPr>
          <w:b/>
          <w:bCs/>
        </w:rPr>
        <w:t>:</w:t>
      </w:r>
      <w:r w:rsidRPr="006425A1">
        <w:t xml:space="preserve"> Entwicklung eines funktionsfähigen Antrags- und </w:t>
      </w:r>
      <w:commentRangeStart w:id="16"/>
      <w:r w:rsidRPr="006425A1">
        <w:t>Genehmigungssystems</w:t>
      </w:r>
      <w:commentRangeEnd w:id="16"/>
      <w:r w:rsidR="00D225B6" w:rsidRPr="006425A1">
        <w:rPr>
          <w:rStyle w:val="Kommentarzeichen"/>
          <w:sz w:val="24"/>
          <w:szCs w:val="24"/>
        </w:rPr>
        <w:commentReference w:id="16"/>
      </w:r>
      <w:r w:rsidRPr="006425A1">
        <w:t xml:space="preserve">, </w:t>
      </w:r>
      <w:del w:id="17" w:author="Rafael Kopytto" w:date="2026-02-02T12:27:00Z" w16du:dateUtc="2026-02-02T11:27:00Z">
        <w:r w:rsidRPr="006425A1" w:rsidDel="00D225B6">
          <w:delText xml:space="preserve">das </w:delText>
        </w:r>
      </w:del>
      <w:ins w:id="18" w:author="Rafael Kopytto" w:date="2026-02-02T12:27:00Z" w16du:dateUtc="2026-02-02T11:27:00Z">
        <w:r w:rsidR="00D225B6">
          <w:t>welches</w:t>
        </w:r>
        <w:r w:rsidR="00D225B6" w:rsidRPr="006425A1">
          <w:t xml:space="preserve"> </w:t>
        </w:r>
      </w:ins>
      <w:r w:rsidRPr="006425A1">
        <w:t>Mitarbeitern die digitale Antragstellung ermöglicht und dem Management eine effiziente Bearbeitung und Genehmigung bietet.</w:t>
      </w:r>
    </w:p>
    <w:p w14:paraId="54275034" w14:textId="77777777" w:rsidR="006425A1" w:rsidRPr="006425A1" w:rsidRDefault="006425A1" w:rsidP="005D6A6A">
      <w:pPr>
        <w:spacing w:line="240" w:lineRule="auto"/>
      </w:pPr>
      <w:r w:rsidRPr="006425A1">
        <w:rPr>
          <w:b/>
          <w:bCs/>
        </w:rPr>
        <w:t>Teilziele:</w:t>
      </w:r>
    </w:p>
    <w:p w14:paraId="033CBB8D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Erstellung eines vollständigen Datenmodells für verschiedene Antragstypen</w:t>
      </w:r>
    </w:p>
    <w:p w14:paraId="4BF3CFD6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Implementierung der Business-Logik mit SAP RAP (CDS-Views, Behavior Definitions)</w:t>
      </w:r>
    </w:p>
    <w:p w14:paraId="39D074B5" w14:textId="0393E6B2" w:rsidR="006425A1" w:rsidRPr="006425A1" w:rsidRDefault="006425A1" w:rsidP="00BF4FE6">
      <w:pPr>
        <w:numPr>
          <w:ilvl w:val="0"/>
          <w:numId w:val="3"/>
        </w:numPr>
        <w:spacing w:line="240" w:lineRule="auto"/>
      </w:pPr>
      <w:r w:rsidRPr="006425A1">
        <w:t>Entwicklung einer benutzerfreundlichen SAPUI5-Oberfläche mit Responsive Design</w:t>
      </w:r>
    </w:p>
    <w:p w14:paraId="0D1A1F3F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Implementierung von Berechtigungskonzepten (Mitarbeiter vs. Management)</w:t>
      </w:r>
    </w:p>
    <w:p w14:paraId="3E2D5F0C" w14:textId="77777777" w:rsidR="006425A1" w:rsidRPr="006425A1" w:rsidRDefault="006425A1" w:rsidP="005D6A6A">
      <w:pPr>
        <w:numPr>
          <w:ilvl w:val="0"/>
          <w:numId w:val="3"/>
        </w:numPr>
        <w:spacing w:line="240" w:lineRule="auto"/>
      </w:pPr>
      <w:r w:rsidRPr="006425A1">
        <w:t>Durchführung von Tests und Qualitätssicherung</w:t>
      </w:r>
    </w:p>
    <w:p w14:paraId="61A5188F" w14:textId="345869AD" w:rsidR="006425A1" w:rsidRPr="00BF4FE6" w:rsidRDefault="006425A1" w:rsidP="005D6A6A">
      <w:pPr>
        <w:numPr>
          <w:ilvl w:val="0"/>
          <w:numId w:val="3"/>
        </w:numPr>
        <w:spacing w:line="240" w:lineRule="auto"/>
      </w:pPr>
      <w:r w:rsidRPr="006425A1">
        <w:t>Erstellung einer technischen Dokumentation</w:t>
      </w:r>
    </w:p>
    <w:p w14:paraId="7F7F85ED" w14:textId="77777777" w:rsidR="006425A1" w:rsidRPr="00B11A00" w:rsidRDefault="006425A1" w:rsidP="005D6A6A">
      <w:pPr>
        <w:spacing w:line="240" w:lineRule="auto"/>
        <w:rPr>
          <w:b/>
          <w:bCs/>
        </w:rPr>
      </w:pPr>
    </w:p>
    <w:p w14:paraId="4BA57408" w14:textId="5F19E553" w:rsidR="006425A1" w:rsidRPr="006425A1" w:rsidRDefault="006425A1" w:rsidP="005D6A6A">
      <w:pPr>
        <w:spacing w:line="240" w:lineRule="auto"/>
      </w:pPr>
      <w:commentRangeStart w:id="19"/>
      <w:r w:rsidRPr="006425A1">
        <w:rPr>
          <w:b/>
          <w:bCs/>
        </w:rPr>
        <w:t>Wirtschaftliche Ziele:</w:t>
      </w:r>
    </w:p>
    <w:p w14:paraId="25612210" w14:textId="70F2197E" w:rsidR="006425A1" w:rsidRPr="006425A1" w:rsidRDefault="006425A1" w:rsidP="005D6A6A">
      <w:pPr>
        <w:numPr>
          <w:ilvl w:val="0"/>
          <w:numId w:val="4"/>
        </w:numPr>
        <w:spacing w:line="240" w:lineRule="auto"/>
      </w:pPr>
      <w:r w:rsidRPr="006425A1">
        <w:t>Reduzierung der Bearbeitungszeit</w:t>
      </w:r>
    </w:p>
    <w:p w14:paraId="1A647A69" w14:textId="77777777" w:rsidR="006425A1" w:rsidRPr="006425A1" w:rsidRDefault="006425A1" w:rsidP="005D6A6A">
      <w:pPr>
        <w:numPr>
          <w:ilvl w:val="0"/>
          <w:numId w:val="4"/>
        </w:numPr>
        <w:spacing w:line="240" w:lineRule="auto"/>
      </w:pPr>
      <w:r w:rsidRPr="006425A1">
        <w:t>Verbesserung der Transparenz und Nachvollziehbarkeit</w:t>
      </w:r>
    </w:p>
    <w:p w14:paraId="1BB8C345" w14:textId="77777777" w:rsidR="006425A1" w:rsidRPr="006425A1" w:rsidRDefault="006425A1" w:rsidP="005D6A6A">
      <w:pPr>
        <w:numPr>
          <w:ilvl w:val="0"/>
          <w:numId w:val="4"/>
        </w:numPr>
        <w:spacing w:line="240" w:lineRule="auto"/>
      </w:pPr>
      <w:r w:rsidRPr="006425A1">
        <w:t>Senkung des administrativen Aufwands</w:t>
      </w:r>
    </w:p>
    <w:p w14:paraId="44C5F55A" w14:textId="65B06D33" w:rsidR="005D6A6A" w:rsidRPr="0006169E" w:rsidRDefault="006425A1" w:rsidP="005D6A6A">
      <w:pPr>
        <w:numPr>
          <w:ilvl w:val="0"/>
          <w:numId w:val="4"/>
        </w:numPr>
        <w:spacing w:line="240" w:lineRule="auto"/>
        <w:rPr>
          <w:b/>
          <w:bCs/>
          <w:sz w:val="36"/>
          <w:szCs w:val="36"/>
        </w:rPr>
      </w:pPr>
      <w:r w:rsidRPr="006425A1">
        <w:t>Erhöhung der Mitarbeiterzufriedenheit durch digitale Prozesse</w:t>
      </w:r>
      <w:commentRangeEnd w:id="19"/>
      <w:r w:rsidR="00957EA3" w:rsidRPr="0006169E">
        <w:rPr>
          <w:rStyle w:val="Kommentarzeichen"/>
          <w:b/>
          <w:bCs/>
          <w:sz w:val="36"/>
          <w:szCs w:val="36"/>
        </w:rPr>
        <w:commentReference w:id="19"/>
      </w:r>
    </w:p>
    <w:p w14:paraId="2AFB2E50" w14:textId="77777777" w:rsidR="0006169E" w:rsidRPr="005D6A6A" w:rsidRDefault="0006169E" w:rsidP="0006169E">
      <w:pPr>
        <w:spacing w:line="240" w:lineRule="auto"/>
        <w:rPr>
          <w:b/>
          <w:bCs/>
          <w:sz w:val="36"/>
          <w:szCs w:val="36"/>
        </w:rPr>
      </w:pPr>
    </w:p>
    <w:p w14:paraId="5CFD86B6" w14:textId="343CE94A" w:rsidR="004D464D" w:rsidRDefault="00E56CE6" w:rsidP="004D464D">
      <w:pPr>
        <w:autoSpaceDE w:val="0"/>
        <w:autoSpaceDN w:val="0"/>
        <w:adjustRightInd w:val="0"/>
        <w:spacing w:after="0" w:line="360" w:lineRule="auto"/>
        <w:rPr>
          <w:rFonts w:eastAsia="NimbusSanL-Regu" w:cs="NimbusSanL-Regu"/>
          <w:kern w:val="0"/>
          <w:sz w:val="23"/>
          <w:szCs w:val="23"/>
        </w:rPr>
      </w:pPr>
      <w:r w:rsidRPr="0006169E">
        <w:rPr>
          <w:rFonts w:eastAsia="NimbusSanL-Regu" w:cs="NimbusSanL-Regu"/>
          <w:kern w:val="0"/>
          <w:sz w:val="23"/>
          <w:szCs w:val="23"/>
        </w:rPr>
        <w:t>Zus</w:t>
      </w:r>
      <w:r w:rsidR="0006169E">
        <w:rPr>
          <w:rFonts w:eastAsia="NimbusSanL-Regu" w:cs="NimbusSanL-Regu"/>
          <w:kern w:val="0"/>
          <w:sz w:val="23"/>
          <w:szCs w:val="23"/>
        </w:rPr>
        <w:t>ä</w:t>
      </w:r>
      <w:r w:rsidRPr="0006169E">
        <w:rPr>
          <w:rFonts w:eastAsia="NimbusSanL-Regu" w:cs="NimbusSanL-Regu"/>
          <w:kern w:val="0"/>
          <w:sz w:val="23"/>
          <w:szCs w:val="23"/>
        </w:rPr>
        <w:t>tzlich zur Projektdokumentation werde ich folgende Anlagen einreichen:</w:t>
      </w:r>
    </w:p>
    <w:p w14:paraId="3260A8CB" w14:textId="77777777" w:rsidR="00AB58D9" w:rsidRDefault="0006169E" w:rsidP="004D464D">
      <w:pPr>
        <w:pStyle w:val="Listenabsatz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eastAsia="NimbusSanL-Regu" w:cs="NimbusSanL-Regu"/>
          <w:kern w:val="0"/>
          <w:sz w:val="23"/>
          <w:szCs w:val="23"/>
        </w:rPr>
      </w:pPr>
      <w:r w:rsidRPr="00AB58D9">
        <w:rPr>
          <w:rFonts w:eastAsia="NimbusSanL-Regu" w:cs="NimbusSanL-Regu"/>
          <w:kern w:val="0"/>
          <w:sz w:val="23"/>
          <w:szCs w:val="23"/>
        </w:rPr>
        <w:t xml:space="preserve"> </w:t>
      </w:r>
      <w:r w:rsidR="00E56CE6" w:rsidRPr="00AB58D9">
        <w:rPr>
          <w:rFonts w:eastAsia="NimbusSanL-Regu" w:cs="NimbusSanL-Regu"/>
          <w:kern w:val="0"/>
          <w:sz w:val="23"/>
          <w:szCs w:val="23"/>
        </w:rPr>
        <w:t>Lastenheft</w:t>
      </w:r>
    </w:p>
    <w:p w14:paraId="790A3C77" w14:textId="77777777" w:rsidR="00AB58D9" w:rsidRDefault="00A93E1D" w:rsidP="004D464D">
      <w:pPr>
        <w:pStyle w:val="Listenabsatz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eastAsia="NimbusSanL-Regu" w:cs="NimbusSanL-Regu"/>
          <w:kern w:val="0"/>
          <w:sz w:val="23"/>
          <w:szCs w:val="23"/>
        </w:rPr>
      </w:pPr>
      <w:r w:rsidRPr="00AB58D9">
        <w:rPr>
          <w:rFonts w:eastAsia="NimbusSanL-Regu" w:cs="NimbusSanL-Regu"/>
          <w:kern w:val="0"/>
          <w:sz w:val="23"/>
          <w:szCs w:val="23"/>
        </w:rPr>
        <w:t>Pflichtenheft</w:t>
      </w:r>
    </w:p>
    <w:p w14:paraId="474A25B2" w14:textId="77777777" w:rsidR="00AB58D9" w:rsidRDefault="00A93E1D" w:rsidP="004D464D">
      <w:pPr>
        <w:pStyle w:val="Listenabsatz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eastAsia="NimbusSanL-Regu" w:cs="NimbusSanL-Regu"/>
          <w:kern w:val="0"/>
          <w:sz w:val="23"/>
          <w:szCs w:val="23"/>
        </w:rPr>
      </w:pPr>
      <w:r w:rsidRPr="00AB58D9">
        <w:rPr>
          <w:rFonts w:eastAsia="NimbusSanL-Regu" w:cs="NimbusSanL-Regu"/>
          <w:kern w:val="0"/>
          <w:sz w:val="23"/>
          <w:szCs w:val="23"/>
        </w:rPr>
        <w:t>DV-Konzept</w:t>
      </w:r>
    </w:p>
    <w:p w14:paraId="067E93AC" w14:textId="77777777" w:rsidR="00AB58D9" w:rsidRDefault="00A93E1D" w:rsidP="004D464D">
      <w:pPr>
        <w:pStyle w:val="Listenabsatz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eastAsia="NimbusSanL-Regu" w:cs="NimbusSanL-Regu"/>
          <w:kern w:val="0"/>
          <w:sz w:val="23"/>
          <w:szCs w:val="23"/>
        </w:rPr>
      </w:pPr>
      <w:r w:rsidRPr="00AB58D9">
        <w:rPr>
          <w:rFonts w:eastAsia="NimbusSanL-Regu" w:cs="NimbusSanL-Regu"/>
          <w:kern w:val="0"/>
          <w:sz w:val="23"/>
          <w:szCs w:val="23"/>
        </w:rPr>
        <w:t>Testdokumentation</w:t>
      </w:r>
    </w:p>
    <w:p w14:paraId="5524CFE2" w14:textId="5A2CDF47" w:rsidR="00A93E1D" w:rsidRPr="00AB58D9" w:rsidRDefault="00A93E1D" w:rsidP="004D464D">
      <w:pPr>
        <w:pStyle w:val="Listenabsatz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eastAsia="NimbusSanL-Regu" w:cs="NimbusSanL-Regu"/>
          <w:kern w:val="0"/>
          <w:sz w:val="23"/>
          <w:szCs w:val="23"/>
        </w:rPr>
      </w:pPr>
      <w:r w:rsidRPr="00AB58D9">
        <w:rPr>
          <w:rFonts w:eastAsia="NimbusSanL-Regu" w:cs="NimbusSanL-Regu"/>
          <w:kern w:val="0"/>
          <w:sz w:val="23"/>
          <w:szCs w:val="23"/>
        </w:rPr>
        <w:t>Quellcodeauszuge</w:t>
      </w:r>
    </w:p>
    <w:p w14:paraId="03F62940" w14:textId="77777777" w:rsidR="0006169E" w:rsidRDefault="0006169E" w:rsidP="0006169E">
      <w:pPr>
        <w:pStyle w:val="Listenabsatz"/>
        <w:tabs>
          <w:tab w:val="left" w:pos="720"/>
        </w:tabs>
        <w:spacing w:line="240" w:lineRule="auto"/>
        <w:rPr>
          <w:rFonts w:eastAsia="NimbusSanL-Regu" w:cs="NimbusSanL-Regu"/>
          <w:kern w:val="0"/>
          <w:sz w:val="23"/>
          <w:szCs w:val="23"/>
        </w:rPr>
      </w:pPr>
    </w:p>
    <w:p w14:paraId="4F211826" w14:textId="77777777" w:rsidR="0006169E" w:rsidRPr="00AB58D9" w:rsidRDefault="0006169E" w:rsidP="00AB58D9">
      <w:pPr>
        <w:tabs>
          <w:tab w:val="left" w:pos="720"/>
        </w:tabs>
        <w:spacing w:line="240" w:lineRule="auto"/>
        <w:rPr>
          <w:b/>
          <w:bCs/>
          <w:sz w:val="36"/>
          <w:szCs w:val="36"/>
        </w:rPr>
      </w:pPr>
    </w:p>
    <w:p w14:paraId="476150EF" w14:textId="2536AFA4" w:rsidR="00F428F7" w:rsidRDefault="00EA6F03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</w:t>
      </w:r>
      <w:r>
        <w:rPr>
          <w:b/>
          <w:bCs/>
          <w:sz w:val="36"/>
          <w:szCs w:val="36"/>
        </w:rPr>
        <w:tab/>
      </w:r>
      <w:r w:rsidR="00F428F7" w:rsidRPr="00B11A00">
        <w:rPr>
          <w:b/>
          <w:bCs/>
          <w:sz w:val="36"/>
          <w:szCs w:val="36"/>
        </w:rPr>
        <w:t>Zeitplanung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4394"/>
        <w:gridCol w:w="1129"/>
      </w:tblGrid>
      <w:tr w:rsidR="00F428F7" w14:paraId="5F62A42E" w14:textId="77777777" w:rsidTr="00F428F7">
        <w:tc>
          <w:tcPr>
            <w:tcW w:w="3539" w:type="dxa"/>
          </w:tcPr>
          <w:p w14:paraId="2BE54070" w14:textId="760CF575" w:rsidR="00F428F7" w:rsidRPr="00B01A42" w:rsidRDefault="00F428F7" w:rsidP="005D6A6A">
            <w:pPr>
              <w:rPr>
                <w:b/>
                <w:bCs/>
              </w:rPr>
            </w:pPr>
            <w:r w:rsidRPr="00B01A42">
              <w:rPr>
                <w:b/>
                <w:bCs/>
              </w:rPr>
              <w:t>Phase</w:t>
            </w:r>
          </w:p>
        </w:tc>
        <w:tc>
          <w:tcPr>
            <w:tcW w:w="4394" w:type="dxa"/>
          </w:tcPr>
          <w:p w14:paraId="14E5DCD6" w14:textId="130569CC" w:rsidR="00F428F7" w:rsidRPr="00B01A42" w:rsidRDefault="00F428F7" w:rsidP="005D6A6A">
            <w:pPr>
              <w:rPr>
                <w:b/>
                <w:bCs/>
              </w:rPr>
            </w:pPr>
            <w:r w:rsidRPr="00B01A42">
              <w:rPr>
                <w:b/>
                <w:bCs/>
              </w:rPr>
              <w:t>Tätigkeit</w:t>
            </w:r>
          </w:p>
        </w:tc>
        <w:tc>
          <w:tcPr>
            <w:tcW w:w="1129" w:type="dxa"/>
          </w:tcPr>
          <w:p w14:paraId="5155B08B" w14:textId="0B5EE90C" w:rsidR="00F428F7" w:rsidRPr="00B01A42" w:rsidRDefault="00F428F7" w:rsidP="005D6A6A">
            <w:pPr>
              <w:rPr>
                <w:b/>
                <w:bCs/>
              </w:rPr>
            </w:pPr>
            <w:r w:rsidRPr="00B01A42">
              <w:rPr>
                <w:b/>
                <w:bCs/>
              </w:rPr>
              <w:t>Zeit in Std.</w:t>
            </w:r>
          </w:p>
        </w:tc>
      </w:tr>
      <w:tr w:rsidR="00F428F7" w:rsidRPr="00BF4FE6" w14:paraId="17880EF0" w14:textId="77777777" w:rsidTr="00F428F7">
        <w:tc>
          <w:tcPr>
            <w:tcW w:w="3539" w:type="dxa"/>
          </w:tcPr>
          <w:p w14:paraId="240435A8" w14:textId="0DD0C9E0" w:rsidR="00F428F7" w:rsidRPr="00BF4FE6" w:rsidRDefault="00F428F7" w:rsidP="005D6A6A">
            <w:r w:rsidRPr="00BF4FE6">
              <w:t>1. Analysephase</w:t>
            </w:r>
          </w:p>
        </w:tc>
        <w:tc>
          <w:tcPr>
            <w:tcW w:w="4394" w:type="dxa"/>
          </w:tcPr>
          <w:p w14:paraId="508B2A6C" w14:textId="0F0FB6B8" w:rsidR="00F428F7" w:rsidRPr="00BF4FE6" w:rsidRDefault="00BF4FE6" w:rsidP="005D6A6A">
            <w:r w:rsidRPr="00BF4FE6">
              <w:t>Anforderungsanalyse</w:t>
            </w:r>
          </w:p>
        </w:tc>
        <w:tc>
          <w:tcPr>
            <w:tcW w:w="1129" w:type="dxa"/>
          </w:tcPr>
          <w:p w14:paraId="05E75A83" w14:textId="53D5CA72" w:rsidR="00F428F7" w:rsidRPr="00BF4FE6" w:rsidRDefault="00BF4FE6" w:rsidP="00BF4FE6">
            <w:pPr>
              <w:jc w:val="center"/>
            </w:pPr>
            <w:r w:rsidRPr="00BF4FE6">
              <w:t>2</w:t>
            </w:r>
          </w:p>
        </w:tc>
      </w:tr>
      <w:tr w:rsidR="00F428F7" w:rsidRPr="00BF4FE6" w14:paraId="4D34EDBA" w14:textId="77777777" w:rsidTr="00F428F7">
        <w:tc>
          <w:tcPr>
            <w:tcW w:w="3539" w:type="dxa"/>
          </w:tcPr>
          <w:p w14:paraId="4BD24052" w14:textId="77777777" w:rsidR="00F428F7" w:rsidRPr="00BF4FE6" w:rsidRDefault="00F428F7" w:rsidP="005D6A6A"/>
        </w:tc>
        <w:tc>
          <w:tcPr>
            <w:tcW w:w="4394" w:type="dxa"/>
          </w:tcPr>
          <w:p w14:paraId="5BFA6CEB" w14:textId="41D72CC8" w:rsidR="00F428F7" w:rsidRPr="00BF4FE6" w:rsidRDefault="00BF4FE6" w:rsidP="005D6A6A">
            <w:r w:rsidRPr="00BF4FE6">
              <w:t>Nutzwertanalyse</w:t>
            </w:r>
          </w:p>
        </w:tc>
        <w:tc>
          <w:tcPr>
            <w:tcW w:w="1129" w:type="dxa"/>
          </w:tcPr>
          <w:p w14:paraId="31315920" w14:textId="76DDD0AA" w:rsidR="00F428F7" w:rsidRPr="00BF4FE6" w:rsidRDefault="00BF4FE6" w:rsidP="00BF4FE6">
            <w:pPr>
              <w:jc w:val="center"/>
            </w:pPr>
            <w:r w:rsidRPr="00BF4FE6">
              <w:t>1</w:t>
            </w:r>
          </w:p>
        </w:tc>
      </w:tr>
      <w:tr w:rsidR="00F428F7" w:rsidRPr="00BF4FE6" w14:paraId="5B135B72" w14:textId="77777777" w:rsidTr="00F428F7">
        <w:tc>
          <w:tcPr>
            <w:tcW w:w="3539" w:type="dxa"/>
          </w:tcPr>
          <w:p w14:paraId="21E9B8CE" w14:textId="77777777" w:rsidR="00F428F7" w:rsidRPr="00BF4FE6" w:rsidRDefault="00F428F7" w:rsidP="005D6A6A"/>
        </w:tc>
        <w:tc>
          <w:tcPr>
            <w:tcW w:w="4394" w:type="dxa"/>
          </w:tcPr>
          <w:p w14:paraId="1E637C4C" w14:textId="0F17BB12" w:rsidR="00F428F7" w:rsidRPr="00BF4FE6" w:rsidRDefault="00BF4FE6" w:rsidP="005D6A6A">
            <w:r>
              <w:t>Wirtschaftlichkeitsbetrachtung</w:t>
            </w:r>
          </w:p>
        </w:tc>
        <w:tc>
          <w:tcPr>
            <w:tcW w:w="1129" w:type="dxa"/>
          </w:tcPr>
          <w:p w14:paraId="69A431B2" w14:textId="1C7061AE" w:rsidR="00F428F7" w:rsidRPr="00BF4FE6" w:rsidRDefault="00BF4FE6" w:rsidP="00BF4FE6">
            <w:pPr>
              <w:jc w:val="center"/>
            </w:pPr>
            <w:r>
              <w:t>2</w:t>
            </w:r>
          </w:p>
        </w:tc>
      </w:tr>
      <w:tr w:rsidR="00F428F7" w:rsidRPr="00BF4FE6" w14:paraId="358ED9BA" w14:textId="77777777" w:rsidTr="00F428F7">
        <w:tc>
          <w:tcPr>
            <w:tcW w:w="3539" w:type="dxa"/>
          </w:tcPr>
          <w:p w14:paraId="48ED8F21" w14:textId="77777777" w:rsidR="00F428F7" w:rsidRPr="00BF4FE6" w:rsidRDefault="00F428F7" w:rsidP="005D6A6A"/>
        </w:tc>
        <w:tc>
          <w:tcPr>
            <w:tcW w:w="4394" w:type="dxa"/>
          </w:tcPr>
          <w:p w14:paraId="5C98B396" w14:textId="44BF5F27" w:rsidR="00F428F7" w:rsidRPr="00BF4FE6" w:rsidRDefault="00BF4FE6" w:rsidP="005D6A6A">
            <w:r>
              <w:t>Erstellung eines Pflichtenheftes</w:t>
            </w:r>
          </w:p>
        </w:tc>
        <w:tc>
          <w:tcPr>
            <w:tcW w:w="1129" w:type="dxa"/>
          </w:tcPr>
          <w:p w14:paraId="692E7016" w14:textId="7CB23959" w:rsidR="00F428F7" w:rsidRPr="00BF4FE6" w:rsidRDefault="00BF4FE6" w:rsidP="00BF4FE6">
            <w:pPr>
              <w:jc w:val="center"/>
            </w:pPr>
            <w:r>
              <w:t>3</w:t>
            </w:r>
          </w:p>
        </w:tc>
      </w:tr>
      <w:tr w:rsidR="00F428F7" w:rsidRPr="00BF4FE6" w14:paraId="5E4AD8D5" w14:textId="77777777" w:rsidTr="00F428F7">
        <w:tc>
          <w:tcPr>
            <w:tcW w:w="3539" w:type="dxa"/>
          </w:tcPr>
          <w:p w14:paraId="4B16F8BD" w14:textId="1B81FB70" w:rsidR="00F428F7" w:rsidRPr="00BF4FE6" w:rsidRDefault="00F428F7" w:rsidP="005D6A6A">
            <w:r w:rsidRPr="00BF4FE6">
              <w:t>2. Entwurfsphase</w:t>
            </w:r>
          </w:p>
        </w:tc>
        <w:tc>
          <w:tcPr>
            <w:tcW w:w="4394" w:type="dxa"/>
          </w:tcPr>
          <w:p w14:paraId="4B514E77" w14:textId="25EAF5B5" w:rsidR="00F428F7" w:rsidRPr="00BF4FE6" w:rsidRDefault="00BF4FE6" w:rsidP="005D6A6A">
            <w:r>
              <w:t>Use-Case-</w:t>
            </w:r>
            <w:r w:rsidR="00EA45CC">
              <w:t>Diagramm</w:t>
            </w:r>
          </w:p>
        </w:tc>
        <w:tc>
          <w:tcPr>
            <w:tcW w:w="1129" w:type="dxa"/>
          </w:tcPr>
          <w:p w14:paraId="093C02FA" w14:textId="5B04ACEF" w:rsidR="00F428F7" w:rsidRPr="00BF4FE6" w:rsidRDefault="00AA626D" w:rsidP="00BF4FE6">
            <w:pPr>
              <w:jc w:val="center"/>
            </w:pPr>
            <w:r>
              <w:t>2</w:t>
            </w:r>
          </w:p>
        </w:tc>
      </w:tr>
      <w:tr w:rsidR="00F428F7" w:rsidRPr="00BF4FE6" w14:paraId="16CEC558" w14:textId="77777777" w:rsidTr="00F428F7">
        <w:tc>
          <w:tcPr>
            <w:tcW w:w="3539" w:type="dxa"/>
          </w:tcPr>
          <w:p w14:paraId="397DBBF5" w14:textId="77777777" w:rsidR="00F428F7" w:rsidRPr="00BF4FE6" w:rsidRDefault="00F428F7" w:rsidP="005D6A6A"/>
        </w:tc>
        <w:tc>
          <w:tcPr>
            <w:tcW w:w="4394" w:type="dxa"/>
          </w:tcPr>
          <w:p w14:paraId="27A07C07" w14:textId="62FD69EB" w:rsidR="00F428F7" w:rsidRPr="00BF4FE6" w:rsidRDefault="00BF4FE6" w:rsidP="005D6A6A">
            <w:r>
              <w:t>Entity-Relationship Modell</w:t>
            </w:r>
          </w:p>
        </w:tc>
        <w:tc>
          <w:tcPr>
            <w:tcW w:w="1129" w:type="dxa"/>
          </w:tcPr>
          <w:p w14:paraId="52C2D0BD" w14:textId="54A205FA" w:rsidR="00F428F7" w:rsidRPr="00BF4FE6" w:rsidRDefault="00DF23D8" w:rsidP="00BF4FE6">
            <w:pPr>
              <w:jc w:val="center"/>
            </w:pPr>
            <w:r>
              <w:t>10</w:t>
            </w:r>
          </w:p>
        </w:tc>
      </w:tr>
      <w:tr w:rsidR="00F428F7" w14:paraId="02270518" w14:textId="77777777" w:rsidTr="00F428F7">
        <w:tc>
          <w:tcPr>
            <w:tcW w:w="3539" w:type="dxa"/>
          </w:tcPr>
          <w:p w14:paraId="46CF0DE4" w14:textId="77777777" w:rsidR="00F428F7" w:rsidRPr="00BF4FE6" w:rsidRDefault="00F428F7" w:rsidP="005D6A6A"/>
        </w:tc>
        <w:tc>
          <w:tcPr>
            <w:tcW w:w="4394" w:type="dxa"/>
          </w:tcPr>
          <w:p w14:paraId="1054C071" w14:textId="29606E09" w:rsidR="00F428F7" w:rsidRPr="00BF4FE6" w:rsidRDefault="00BF4FE6" w:rsidP="005D6A6A">
            <w:r w:rsidRPr="00BF4FE6">
              <w:t>Nutzeroberfläche</w:t>
            </w:r>
          </w:p>
        </w:tc>
        <w:tc>
          <w:tcPr>
            <w:tcW w:w="1129" w:type="dxa"/>
          </w:tcPr>
          <w:p w14:paraId="1E677603" w14:textId="0CF68D76" w:rsidR="00F428F7" w:rsidRPr="00BF4FE6" w:rsidRDefault="00DF23D8" w:rsidP="00BF4FE6">
            <w:pPr>
              <w:jc w:val="center"/>
            </w:pPr>
            <w:r>
              <w:t>8</w:t>
            </w:r>
          </w:p>
        </w:tc>
      </w:tr>
      <w:tr w:rsidR="00F428F7" w14:paraId="3A008995" w14:textId="77777777" w:rsidTr="00F428F7">
        <w:tc>
          <w:tcPr>
            <w:tcW w:w="3539" w:type="dxa"/>
          </w:tcPr>
          <w:p w14:paraId="1054F34C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60658FE" w14:textId="43669069" w:rsidR="00F428F7" w:rsidRPr="000B3664" w:rsidRDefault="00AA626D" w:rsidP="005D6A6A">
            <w:r w:rsidRPr="000B3664">
              <w:t>Ablauflogik</w:t>
            </w:r>
          </w:p>
        </w:tc>
        <w:tc>
          <w:tcPr>
            <w:tcW w:w="1129" w:type="dxa"/>
          </w:tcPr>
          <w:p w14:paraId="5C90CC75" w14:textId="3667EA43" w:rsidR="00F428F7" w:rsidRPr="000B3664" w:rsidRDefault="00AA626D" w:rsidP="000B3664">
            <w:pPr>
              <w:jc w:val="center"/>
            </w:pPr>
            <w:r w:rsidRPr="000B3664">
              <w:t>5</w:t>
            </w:r>
          </w:p>
        </w:tc>
      </w:tr>
      <w:tr w:rsidR="00F428F7" w14:paraId="5436597D" w14:textId="77777777" w:rsidTr="00F428F7">
        <w:tc>
          <w:tcPr>
            <w:tcW w:w="3539" w:type="dxa"/>
          </w:tcPr>
          <w:p w14:paraId="03AC8EA2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0DE89979" w14:textId="1A30706F" w:rsidR="00F428F7" w:rsidRPr="000B3664" w:rsidRDefault="00AA626D" w:rsidP="005D6A6A">
            <w:r w:rsidRPr="000B3664">
              <w:t>Testplanung &amp; Testkonzept</w:t>
            </w:r>
          </w:p>
        </w:tc>
        <w:tc>
          <w:tcPr>
            <w:tcW w:w="1129" w:type="dxa"/>
          </w:tcPr>
          <w:p w14:paraId="2F546869" w14:textId="6C20B88E" w:rsidR="00F428F7" w:rsidRPr="000B3664" w:rsidRDefault="000B3664" w:rsidP="000B3664">
            <w:pPr>
              <w:jc w:val="center"/>
            </w:pPr>
            <w:r>
              <w:t>6</w:t>
            </w:r>
          </w:p>
        </w:tc>
      </w:tr>
      <w:tr w:rsidR="00F428F7" w14:paraId="4F838614" w14:textId="77777777" w:rsidTr="00F428F7">
        <w:tc>
          <w:tcPr>
            <w:tcW w:w="3539" w:type="dxa"/>
          </w:tcPr>
          <w:p w14:paraId="2A63F2AE" w14:textId="13589ACA" w:rsidR="00F428F7" w:rsidRPr="00B01A42" w:rsidRDefault="00F428F7" w:rsidP="005D6A6A">
            <w:r w:rsidRPr="00B01A42">
              <w:t xml:space="preserve">3. </w:t>
            </w:r>
            <w:commentRangeStart w:id="20"/>
            <w:r w:rsidRPr="00B01A42">
              <w:t>Implementierungsphase</w:t>
            </w:r>
            <w:commentRangeEnd w:id="20"/>
            <w:r w:rsidR="00957EA3" w:rsidRPr="00B01A42">
              <w:rPr>
                <w:rStyle w:val="Kommentarzeichen"/>
                <w:sz w:val="24"/>
                <w:szCs w:val="24"/>
              </w:rPr>
              <w:commentReference w:id="20"/>
            </w:r>
          </w:p>
        </w:tc>
        <w:tc>
          <w:tcPr>
            <w:tcW w:w="4394" w:type="dxa"/>
          </w:tcPr>
          <w:p w14:paraId="5761D241" w14:textId="6C5F79AD" w:rsidR="00F428F7" w:rsidRPr="000B3664" w:rsidRDefault="00AA626D" w:rsidP="005D6A6A">
            <w:r w:rsidRPr="000B3664">
              <w:t>ER-Model implementieren</w:t>
            </w:r>
          </w:p>
        </w:tc>
        <w:tc>
          <w:tcPr>
            <w:tcW w:w="1129" w:type="dxa"/>
          </w:tcPr>
          <w:p w14:paraId="5ECBE7AB" w14:textId="0E294065" w:rsidR="00F428F7" w:rsidRPr="000B3664" w:rsidRDefault="00AA626D" w:rsidP="000B3664">
            <w:pPr>
              <w:jc w:val="center"/>
            </w:pPr>
            <w:r w:rsidRPr="000B3664">
              <w:t>1</w:t>
            </w:r>
            <w:r w:rsidR="000B3664">
              <w:t>8</w:t>
            </w:r>
          </w:p>
        </w:tc>
      </w:tr>
      <w:tr w:rsidR="00F428F7" w14:paraId="2732534E" w14:textId="77777777" w:rsidTr="00F428F7">
        <w:tc>
          <w:tcPr>
            <w:tcW w:w="3539" w:type="dxa"/>
          </w:tcPr>
          <w:p w14:paraId="27B921BD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0450186B" w14:textId="7C12FBCF" w:rsidR="00F428F7" w:rsidRPr="000B3664" w:rsidRDefault="00AA626D" w:rsidP="005D6A6A">
            <w:commentRangeStart w:id="21"/>
            <w:r w:rsidRPr="000B3664">
              <w:t xml:space="preserve">Designen </w:t>
            </w:r>
            <w:commentRangeEnd w:id="21"/>
            <w:r w:rsidR="009B77F1" w:rsidRPr="000B3664">
              <w:rPr>
                <w:rStyle w:val="Kommentarzeichen"/>
                <w:sz w:val="24"/>
                <w:szCs w:val="24"/>
              </w:rPr>
              <w:commentReference w:id="21"/>
            </w:r>
            <w:r w:rsidRPr="000B3664">
              <w:t>der Nutzeroberfläche</w:t>
            </w:r>
          </w:p>
        </w:tc>
        <w:tc>
          <w:tcPr>
            <w:tcW w:w="1129" w:type="dxa"/>
          </w:tcPr>
          <w:p w14:paraId="0FC582A9" w14:textId="16A029A7" w:rsidR="00F428F7" w:rsidRPr="000B3664" w:rsidRDefault="000B3664" w:rsidP="000B3664">
            <w:pPr>
              <w:jc w:val="center"/>
            </w:pPr>
            <w:r>
              <w:t>8</w:t>
            </w:r>
          </w:p>
        </w:tc>
      </w:tr>
      <w:tr w:rsidR="00F428F7" w14:paraId="57BADCE6" w14:textId="77777777" w:rsidTr="00F428F7">
        <w:tc>
          <w:tcPr>
            <w:tcW w:w="3539" w:type="dxa"/>
          </w:tcPr>
          <w:p w14:paraId="5F051795" w14:textId="73308C58" w:rsidR="00F428F7" w:rsidRPr="00B01A42" w:rsidRDefault="00F428F7" w:rsidP="005D6A6A">
            <w:r w:rsidRPr="00B01A42">
              <w:t>4. Test- und Qualitätssicherung</w:t>
            </w:r>
          </w:p>
        </w:tc>
        <w:tc>
          <w:tcPr>
            <w:tcW w:w="4394" w:type="dxa"/>
          </w:tcPr>
          <w:p w14:paraId="61669F5F" w14:textId="265EF80A" w:rsidR="00F428F7" w:rsidRPr="000B3664" w:rsidRDefault="000B3664" w:rsidP="005D6A6A">
            <w:r w:rsidRPr="000B3664">
              <w:t>Erstellung von Unittests</w:t>
            </w:r>
          </w:p>
        </w:tc>
        <w:tc>
          <w:tcPr>
            <w:tcW w:w="1129" w:type="dxa"/>
          </w:tcPr>
          <w:p w14:paraId="38FCDD19" w14:textId="16F834DD" w:rsidR="00F428F7" w:rsidRPr="000B3664" w:rsidRDefault="00DF23D8" w:rsidP="000B3664">
            <w:pPr>
              <w:jc w:val="center"/>
            </w:pPr>
            <w:r>
              <w:t>4</w:t>
            </w:r>
          </w:p>
        </w:tc>
      </w:tr>
      <w:tr w:rsidR="00F428F7" w14:paraId="062507E2" w14:textId="77777777" w:rsidTr="00F428F7">
        <w:tc>
          <w:tcPr>
            <w:tcW w:w="3539" w:type="dxa"/>
          </w:tcPr>
          <w:p w14:paraId="3EA4D1F0" w14:textId="72266ED6" w:rsidR="00F428F7" w:rsidRPr="00B01A42" w:rsidRDefault="00F428F7" w:rsidP="005D6A6A">
            <w:r w:rsidRPr="00B01A42">
              <w:t>5. Abschlussphase</w:t>
            </w:r>
          </w:p>
        </w:tc>
        <w:tc>
          <w:tcPr>
            <w:tcW w:w="4394" w:type="dxa"/>
          </w:tcPr>
          <w:p w14:paraId="5416BC74" w14:textId="113EE344" w:rsidR="00F428F7" w:rsidRPr="000B3664" w:rsidRDefault="000B3664" w:rsidP="005D6A6A">
            <w:commentRangeStart w:id="22"/>
            <w:r w:rsidRPr="000B3664">
              <w:t xml:space="preserve">Durchführen </w:t>
            </w:r>
            <w:commentRangeEnd w:id="22"/>
            <w:r w:rsidR="009B77F1" w:rsidRPr="000B3664">
              <w:rPr>
                <w:rStyle w:val="Kommentarzeichen"/>
                <w:sz w:val="24"/>
                <w:szCs w:val="24"/>
              </w:rPr>
              <w:commentReference w:id="22"/>
            </w:r>
            <w:r w:rsidRPr="000B3664">
              <w:t xml:space="preserve">der </w:t>
            </w:r>
            <w:commentRangeStart w:id="23"/>
            <w:r w:rsidRPr="000B3664">
              <w:t>Unittests</w:t>
            </w:r>
            <w:commentRangeEnd w:id="23"/>
            <w:r w:rsidR="009B77F1" w:rsidRPr="000B3664">
              <w:rPr>
                <w:rStyle w:val="Kommentarzeichen"/>
                <w:sz w:val="24"/>
                <w:szCs w:val="24"/>
              </w:rPr>
              <w:commentReference w:id="23"/>
            </w:r>
          </w:p>
        </w:tc>
        <w:tc>
          <w:tcPr>
            <w:tcW w:w="1129" w:type="dxa"/>
          </w:tcPr>
          <w:p w14:paraId="07489266" w14:textId="4278C7F1" w:rsidR="00F428F7" w:rsidRPr="000B3664" w:rsidRDefault="00DF23D8" w:rsidP="000B3664">
            <w:pPr>
              <w:jc w:val="center"/>
            </w:pPr>
            <w:r>
              <w:t>6</w:t>
            </w:r>
          </w:p>
        </w:tc>
      </w:tr>
      <w:tr w:rsidR="00F428F7" w14:paraId="009DAE41" w14:textId="77777777" w:rsidTr="00F428F7">
        <w:tc>
          <w:tcPr>
            <w:tcW w:w="3539" w:type="dxa"/>
          </w:tcPr>
          <w:p w14:paraId="4BE1B567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CF91845" w14:textId="014B024A" w:rsidR="00F428F7" w:rsidRPr="000B3664" w:rsidRDefault="000B3664" w:rsidP="005D6A6A">
            <w:r w:rsidRPr="000B3664">
              <w:t>Anwenderdokumentation</w:t>
            </w:r>
          </w:p>
        </w:tc>
        <w:tc>
          <w:tcPr>
            <w:tcW w:w="1129" w:type="dxa"/>
          </w:tcPr>
          <w:p w14:paraId="6B24DF76" w14:textId="33F147D8" w:rsidR="00F428F7" w:rsidRPr="000B3664" w:rsidRDefault="000B3664" w:rsidP="000B3664">
            <w:pPr>
              <w:jc w:val="center"/>
            </w:pPr>
            <w:r w:rsidRPr="000B3664">
              <w:t>2</w:t>
            </w:r>
          </w:p>
        </w:tc>
      </w:tr>
      <w:tr w:rsidR="00F428F7" w14:paraId="2879E48F" w14:textId="77777777" w:rsidTr="00F428F7">
        <w:tc>
          <w:tcPr>
            <w:tcW w:w="3539" w:type="dxa"/>
          </w:tcPr>
          <w:p w14:paraId="6F155036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1FB31B89" w14:textId="1BCC29C1" w:rsidR="00F428F7" w:rsidRPr="000B3664" w:rsidRDefault="000B3664" w:rsidP="005D6A6A">
            <w:r w:rsidRPr="000B3664">
              <w:t>Projektdokumentation</w:t>
            </w:r>
          </w:p>
        </w:tc>
        <w:tc>
          <w:tcPr>
            <w:tcW w:w="1129" w:type="dxa"/>
          </w:tcPr>
          <w:p w14:paraId="35340A3F" w14:textId="4A5DE988" w:rsidR="00F428F7" w:rsidRPr="000B3664" w:rsidRDefault="000B3664" w:rsidP="000B3664">
            <w:pPr>
              <w:jc w:val="center"/>
            </w:pPr>
            <w:r w:rsidRPr="000B3664">
              <w:t>2</w:t>
            </w:r>
          </w:p>
        </w:tc>
      </w:tr>
      <w:tr w:rsidR="00F428F7" w14:paraId="1382B119" w14:textId="77777777" w:rsidTr="00F428F7">
        <w:tc>
          <w:tcPr>
            <w:tcW w:w="3539" w:type="dxa"/>
          </w:tcPr>
          <w:p w14:paraId="68A53A95" w14:textId="77777777" w:rsidR="00F428F7" w:rsidRPr="00B01A42" w:rsidRDefault="00F428F7" w:rsidP="005D6A6A">
            <w:pPr>
              <w:rPr>
                <w:b/>
                <w:bCs/>
              </w:rPr>
            </w:pPr>
          </w:p>
        </w:tc>
        <w:tc>
          <w:tcPr>
            <w:tcW w:w="4394" w:type="dxa"/>
          </w:tcPr>
          <w:p w14:paraId="25C56343" w14:textId="3BA18EED" w:rsidR="00F428F7" w:rsidRPr="000B3664" w:rsidRDefault="000B3664" w:rsidP="005D6A6A">
            <w:r w:rsidRPr="000B3664">
              <w:t>Abgabe</w:t>
            </w:r>
          </w:p>
        </w:tc>
        <w:tc>
          <w:tcPr>
            <w:tcW w:w="1129" w:type="dxa"/>
          </w:tcPr>
          <w:p w14:paraId="207DC1DB" w14:textId="0FD4EBDD" w:rsidR="00F428F7" w:rsidRPr="000B3664" w:rsidRDefault="000B3664" w:rsidP="000B3664">
            <w:pPr>
              <w:jc w:val="center"/>
            </w:pPr>
            <w:r w:rsidRPr="000B3664">
              <w:t>1</w:t>
            </w:r>
          </w:p>
        </w:tc>
      </w:tr>
      <w:tr w:rsidR="000B3664" w14:paraId="0097B6A9" w14:textId="77777777" w:rsidTr="00F428F7">
        <w:tc>
          <w:tcPr>
            <w:tcW w:w="3539" w:type="dxa"/>
          </w:tcPr>
          <w:p w14:paraId="461B2153" w14:textId="574B812A" w:rsidR="000B3664" w:rsidRPr="00B01A42" w:rsidRDefault="000B3664" w:rsidP="005D6A6A">
            <w:pPr>
              <w:rPr>
                <w:b/>
                <w:bCs/>
              </w:rPr>
            </w:pPr>
            <w:r>
              <w:rPr>
                <w:b/>
                <w:bCs/>
              </w:rPr>
              <w:t>Gesamt</w:t>
            </w:r>
          </w:p>
        </w:tc>
        <w:tc>
          <w:tcPr>
            <w:tcW w:w="4394" w:type="dxa"/>
          </w:tcPr>
          <w:p w14:paraId="19DA55D4" w14:textId="77777777" w:rsidR="000B3664" w:rsidRPr="000B3664" w:rsidRDefault="000B3664" w:rsidP="005D6A6A"/>
        </w:tc>
        <w:tc>
          <w:tcPr>
            <w:tcW w:w="1129" w:type="dxa"/>
          </w:tcPr>
          <w:p w14:paraId="681B7656" w14:textId="514D6DF8" w:rsidR="000B3664" w:rsidRPr="00EA45CC" w:rsidRDefault="00EA45CC" w:rsidP="000B3664">
            <w:pPr>
              <w:jc w:val="center"/>
              <w:rPr>
                <w:b/>
                <w:bCs/>
              </w:rPr>
            </w:pPr>
            <w:r w:rsidRPr="00EA45CC">
              <w:rPr>
                <w:b/>
                <w:bCs/>
              </w:rPr>
              <w:t>80</w:t>
            </w:r>
          </w:p>
        </w:tc>
      </w:tr>
    </w:tbl>
    <w:p w14:paraId="69D744F2" w14:textId="77777777" w:rsidR="005D6A6A" w:rsidRDefault="005D6A6A" w:rsidP="005D6A6A">
      <w:pPr>
        <w:spacing w:line="240" w:lineRule="auto"/>
        <w:rPr>
          <w:b/>
          <w:bCs/>
          <w:sz w:val="36"/>
          <w:szCs w:val="36"/>
        </w:rPr>
      </w:pPr>
    </w:p>
    <w:p w14:paraId="4F69965B" w14:textId="1C92F614" w:rsidR="00F428F7" w:rsidRPr="00F428F7" w:rsidRDefault="00F428F7" w:rsidP="005D6A6A">
      <w:pPr>
        <w:spacing w:line="240" w:lineRule="auto"/>
        <w:rPr>
          <w:b/>
          <w:bCs/>
          <w:sz w:val="36"/>
          <w:szCs w:val="36"/>
        </w:rPr>
      </w:pPr>
      <w:r w:rsidRPr="00F428F7">
        <w:rPr>
          <w:b/>
          <w:bCs/>
          <w:sz w:val="36"/>
          <w:szCs w:val="36"/>
        </w:rPr>
        <w:t>6</w:t>
      </w:r>
      <w:r w:rsidR="00EA6F03">
        <w:rPr>
          <w:b/>
          <w:bCs/>
          <w:sz w:val="36"/>
          <w:szCs w:val="36"/>
        </w:rPr>
        <w:tab/>
      </w:r>
      <w:r w:rsidRPr="00F428F7">
        <w:rPr>
          <w:b/>
          <w:bCs/>
          <w:sz w:val="36"/>
          <w:szCs w:val="36"/>
        </w:rPr>
        <w:t>Anlagen</w:t>
      </w:r>
    </w:p>
    <w:p w14:paraId="2FCD8208" w14:textId="05A3D82E" w:rsidR="00F428F7" w:rsidRPr="00F428F7" w:rsidRDefault="00EA6F03" w:rsidP="00EA6F03">
      <w:pPr>
        <w:spacing w:line="240" w:lineRule="auto"/>
      </w:pPr>
      <w:r>
        <w:t>Keine</w:t>
      </w:r>
    </w:p>
    <w:p w14:paraId="48B5DB5C" w14:textId="77777777" w:rsidR="00F428F7" w:rsidRDefault="00F428F7" w:rsidP="005D6A6A">
      <w:pPr>
        <w:spacing w:line="240" w:lineRule="auto"/>
        <w:rPr>
          <w:sz w:val="28"/>
          <w:szCs w:val="28"/>
        </w:rPr>
      </w:pPr>
    </w:p>
    <w:p w14:paraId="633CBC95" w14:textId="64656A08" w:rsidR="00F428F7" w:rsidRPr="00F428F7" w:rsidRDefault="00F428F7" w:rsidP="005D6A6A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</w:t>
      </w:r>
      <w:r w:rsidR="00EA6F03">
        <w:rPr>
          <w:b/>
          <w:bCs/>
          <w:sz w:val="36"/>
          <w:szCs w:val="36"/>
        </w:rPr>
        <w:tab/>
      </w:r>
      <w:r w:rsidRPr="00F428F7">
        <w:rPr>
          <w:b/>
          <w:bCs/>
          <w:sz w:val="36"/>
          <w:szCs w:val="36"/>
        </w:rPr>
        <w:t>Präsentationsmittel</w:t>
      </w:r>
    </w:p>
    <w:p w14:paraId="2C1B83B6" w14:textId="77777777" w:rsidR="00F428F7" w:rsidRPr="00F428F7" w:rsidRDefault="00F428F7" w:rsidP="005D6A6A">
      <w:pPr>
        <w:numPr>
          <w:ilvl w:val="0"/>
          <w:numId w:val="6"/>
        </w:numPr>
        <w:spacing w:line="240" w:lineRule="auto"/>
      </w:pPr>
      <w:r w:rsidRPr="00F428F7">
        <w:t>Eigener Laptop mit Präsentationssoftware (PowerPoint/PDF)</w:t>
      </w:r>
    </w:p>
    <w:p w14:paraId="2AAF23C9" w14:textId="583C2EF0" w:rsidR="00EA6F03" w:rsidRDefault="00F428F7" w:rsidP="00AC57C6">
      <w:pPr>
        <w:numPr>
          <w:ilvl w:val="0"/>
          <w:numId w:val="6"/>
        </w:numPr>
        <w:spacing w:line="240" w:lineRule="auto"/>
        <w:rPr>
          <w:ins w:id="24" w:author="Rafael Kopytto" w:date="2026-02-02T12:43:00Z" w16du:dateUtc="2026-02-02T11:43:00Z"/>
        </w:rPr>
      </w:pPr>
      <w:del w:id="25" w:author="Rafael Kopytto" w:date="2026-02-02T12:43:00Z" w16du:dateUtc="2026-02-02T11:43:00Z">
        <w:r w:rsidRPr="00F428F7" w:rsidDel="009B77F1">
          <w:delText>HDMI-</w:delText>
        </w:r>
      </w:del>
      <w:del w:id="26" w:author="Rafael Kopytto" w:date="2026-02-02T12:42:00Z" w16du:dateUtc="2026-02-02T11:42:00Z">
        <w:r w:rsidRPr="00F428F7" w:rsidDel="009B77F1">
          <w:delText xml:space="preserve">Adapter </w:delText>
        </w:r>
      </w:del>
      <w:del w:id="27" w:author="Rafael Kopytto" w:date="2026-02-02T12:43:00Z" w16du:dateUtc="2026-02-02T11:43:00Z">
        <w:r w:rsidRPr="00F428F7" w:rsidDel="009B77F1">
          <w:delText xml:space="preserve">für </w:delText>
        </w:r>
      </w:del>
      <w:r w:rsidRPr="00F428F7">
        <w:t>Beamer</w:t>
      </w:r>
    </w:p>
    <w:p w14:paraId="296DDCF9" w14:textId="708A0604" w:rsidR="009B77F1" w:rsidRDefault="009B77F1" w:rsidP="00AC57C6">
      <w:pPr>
        <w:numPr>
          <w:ilvl w:val="0"/>
          <w:numId w:val="6"/>
        </w:numPr>
        <w:spacing w:line="240" w:lineRule="auto"/>
      </w:pPr>
      <w:ins w:id="28" w:author="Rafael Kopytto" w:date="2026-02-02T12:43:00Z" w16du:dateUtc="2026-02-02T11:43:00Z">
        <w:r>
          <w:t>Präsenter (Klicker)</w:t>
        </w:r>
      </w:ins>
    </w:p>
    <w:p w14:paraId="758EAF8F" w14:textId="77777777" w:rsidR="00EA6F03" w:rsidRDefault="00EA6F03" w:rsidP="00AC57C6">
      <w:pPr>
        <w:spacing w:line="240" w:lineRule="auto"/>
        <w:rPr>
          <w:b/>
          <w:bCs/>
          <w:sz w:val="36"/>
          <w:szCs w:val="36"/>
        </w:rPr>
      </w:pPr>
    </w:p>
    <w:p w14:paraId="4D16F453" w14:textId="7C9830A2" w:rsidR="00AC57C6" w:rsidRPr="00AC57C6" w:rsidRDefault="00AC57C6" w:rsidP="00AC57C6">
      <w:pPr>
        <w:spacing w:line="240" w:lineRule="auto"/>
        <w:rPr>
          <w:b/>
          <w:bCs/>
          <w:sz w:val="36"/>
          <w:szCs w:val="36"/>
        </w:rPr>
      </w:pPr>
      <w:r w:rsidRPr="00AC57C6">
        <w:rPr>
          <w:b/>
          <w:bCs/>
          <w:sz w:val="36"/>
          <w:szCs w:val="36"/>
        </w:rPr>
        <w:t>8</w:t>
      </w:r>
      <w:r w:rsidR="00EA6F03">
        <w:rPr>
          <w:b/>
          <w:bCs/>
          <w:sz w:val="36"/>
          <w:szCs w:val="36"/>
        </w:rPr>
        <w:tab/>
      </w:r>
      <w:r w:rsidRPr="00AC57C6">
        <w:rPr>
          <w:b/>
          <w:bCs/>
          <w:sz w:val="36"/>
          <w:szCs w:val="36"/>
        </w:rPr>
        <w:t>Hinweis!</w:t>
      </w:r>
    </w:p>
    <w:p w14:paraId="04A7E980" w14:textId="36462D04" w:rsidR="00AC57C6" w:rsidRPr="00AC57C6" w:rsidRDefault="00AC57C6" w:rsidP="00AC57C6">
      <w:pPr>
        <w:spacing w:line="240" w:lineRule="auto"/>
      </w:pPr>
      <w:r w:rsidRPr="00AC57C6">
        <w:t>Ich best</w:t>
      </w:r>
      <w:r>
        <w:t>ä</w:t>
      </w:r>
      <w:r w:rsidRPr="00AC57C6">
        <w:t>tige, dass der Projektantrag dem Ausbildungsbetrieb vorgelegt und vom Ausbildenden</w:t>
      </w:r>
    </w:p>
    <w:p w14:paraId="38B582B5" w14:textId="78BBEB8E" w:rsidR="00AC57C6" w:rsidRPr="00AC57C6" w:rsidRDefault="00AC57C6" w:rsidP="00AC57C6">
      <w:pPr>
        <w:spacing w:line="240" w:lineRule="auto"/>
      </w:pPr>
      <w:r w:rsidRPr="00AC57C6">
        <w:t>genehmigt wurde. Der Projektantrag enth</w:t>
      </w:r>
      <w:r w:rsidR="00157269">
        <w:t>ä</w:t>
      </w:r>
      <w:r w:rsidRPr="00AC57C6">
        <w:t>lt keine Betriebsgeheimnisse. Soweit diese f</w:t>
      </w:r>
      <w:r>
        <w:t>ü</w:t>
      </w:r>
      <w:r w:rsidRPr="00AC57C6">
        <w:t>r die</w:t>
      </w:r>
    </w:p>
    <w:p w14:paraId="26641DDE" w14:textId="23769DFE" w:rsidR="00AC57C6" w:rsidRPr="00AC57C6" w:rsidRDefault="00AC57C6" w:rsidP="00AC57C6">
      <w:pPr>
        <w:spacing w:line="240" w:lineRule="auto"/>
      </w:pPr>
      <w:r w:rsidRPr="00AC57C6">
        <w:t>Antragstellung notwendig sind, wurden nach R</w:t>
      </w:r>
      <w:r w:rsidR="00157269">
        <w:t>ü</w:t>
      </w:r>
      <w:r w:rsidRPr="00AC57C6">
        <w:t>cksprache mit dem Ausbildenden die</w:t>
      </w:r>
    </w:p>
    <w:p w14:paraId="69DA8565" w14:textId="77777777" w:rsidR="00AC57C6" w:rsidRPr="00AC57C6" w:rsidRDefault="00AC57C6" w:rsidP="00AC57C6">
      <w:pPr>
        <w:spacing w:line="240" w:lineRule="auto"/>
      </w:pPr>
      <w:r w:rsidRPr="00AC57C6">
        <w:t>entsprechenden Stellen unkenntlich gemacht.</w:t>
      </w:r>
    </w:p>
    <w:p w14:paraId="7F3C52EC" w14:textId="636B0A2D" w:rsidR="00AC57C6" w:rsidRPr="00AC57C6" w:rsidRDefault="00AC57C6" w:rsidP="00AC57C6">
      <w:pPr>
        <w:spacing w:line="240" w:lineRule="auto"/>
      </w:pPr>
      <w:r w:rsidRPr="00AC57C6">
        <w:lastRenderedPageBreak/>
        <w:t>Mit dem Absenden des Projektantrages best</w:t>
      </w:r>
      <w:r>
        <w:t>ä</w:t>
      </w:r>
      <w:r w:rsidRPr="00AC57C6">
        <w:t>tige ich weiterhin, dass der Antrag eigenst</w:t>
      </w:r>
      <w:r>
        <w:t>ä</w:t>
      </w:r>
      <w:r w:rsidRPr="00AC57C6">
        <w:t>ndig</w:t>
      </w:r>
    </w:p>
    <w:p w14:paraId="484622C4" w14:textId="77777777" w:rsidR="00AC57C6" w:rsidRPr="00AC57C6" w:rsidRDefault="00AC57C6" w:rsidP="00AC57C6">
      <w:pPr>
        <w:spacing w:line="240" w:lineRule="auto"/>
      </w:pPr>
      <w:r w:rsidRPr="00AC57C6">
        <w:t>von mir angefertigt wurde. Ferner sichere ich zu, dass im Projektantrag personenbezogene</w:t>
      </w:r>
    </w:p>
    <w:p w14:paraId="45B09CEF" w14:textId="4DFDB46F" w:rsidR="00AC57C6" w:rsidRPr="00AC57C6" w:rsidRDefault="00AC57C6" w:rsidP="00AC57C6">
      <w:pPr>
        <w:spacing w:line="240" w:lineRule="auto"/>
      </w:pPr>
      <w:r w:rsidRPr="00AC57C6">
        <w:t>Daten (d. h. Daten</w:t>
      </w:r>
      <w:r w:rsidR="00EA6F03">
        <w:t>,</w:t>
      </w:r>
      <w:r w:rsidRPr="00AC57C6">
        <w:t xml:space="preserve"> </w:t>
      </w:r>
      <w:r>
        <w:t>ü</w:t>
      </w:r>
      <w:r w:rsidRPr="00AC57C6">
        <w:t>ber die eine Person identifizierbar oder bestimmbar ist) nur verwendet</w:t>
      </w:r>
    </w:p>
    <w:p w14:paraId="23814D99" w14:textId="77777777" w:rsidR="00AC57C6" w:rsidRPr="00AC57C6" w:rsidRDefault="00AC57C6" w:rsidP="00AC57C6">
      <w:pPr>
        <w:spacing w:line="240" w:lineRule="auto"/>
      </w:pPr>
      <w:r w:rsidRPr="00AC57C6">
        <w:t>werden, wenn die betroffene Person hierin eingewilligt hat.</w:t>
      </w:r>
    </w:p>
    <w:p w14:paraId="328AB914" w14:textId="77777777" w:rsidR="00AC57C6" w:rsidRPr="00AC57C6" w:rsidRDefault="00AC57C6" w:rsidP="00AC57C6">
      <w:pPr>
        <w:spacing w:line="240" w:lineRule="auto"/>
      </w:pPr>
      <w:r w:rsidRPr="00AC57C6">
        <w:t>Bei meiner ersten Anmeldung im Online-Portal wurde ich darauf hingewiesen, dass meine</w:t>
      </w:r>
    </w:p>
    <w:p w14:paraId="0EEB0D95" w14:textId="6C0387AC" w:rsidR="00AC57C6" w:rsidRPr="00AC57C6" w:rsidRDefault="00AC57C6" w:rsidP="00AC57C6">
      <w:pPr>
        <w:spacing w:line="240" w:lineRule="auto"/>
      </w:pPr>
      <w:r w:rsidRPr="00AC57C6">
        <w:t>Arbeit bei T</w:t>
      </w:r>
      <w:r>
        <w:t>ä</w:t>
      </w:r>
      <w:r w:rsidRPr="00AC57C6">
        <w:t>uschungshandlungen bzw. Ordnungsverst</w:t>
      </w:r>
      <w:r w:rsidR="004653AB">
        <w:t>öß</w:t>
      </w:r>
      <w:r w:rsidRPr="00AC57C6">
        <w:t>en mit „null“ Punkten bewertet werden</w:t>
      </w:r>
    </w:p>
    <w:p w14:paraId="6A74D462" w14:textId="5C75BA3B" w:rsidR="00AC57C6" w:rsidRPr="00AC57C6" w:rsidRDefault="00AC57C6" w:rsidP="00AC57C6">
      <w:pPr>
        <w:spacing w:line="240" w:lineRule="auto"/>
      </w:pPr>
      <w:r w:rsidRPr="00AC57C6">
        <w:t>kann. Ich bin weiter dar</w:t>
      </w:r>
      <w:r>
        <w:t>ü</w:t>
      </w:r>
      <w:r w:rsidRPr="00AC57C6">
        <w:t>ber aufgekl</w:t>
      </w:r>
      <w:r w:rsidR="004653AB">
        <w:t>ä</w:t>
      </w:r>
      <w:r w:rsidRPr="00AC57C6">
        <w:t>rt worden, dass dies auch dann gilt, wenn festgestellt wird,</w:t>
      </w:r>
    </w:p>
    <w:p w14:paraId="1F04A9D7" w14:textId="5AD0D7A6" w:rsidR="00AC57C6" w:rsidRPr="00AC57C6" w:rsidRDefault="00AC57C6" w:rsidP="00AC57C6">
      <w:pPr>
        <w:spacing w:line="240" w:lineRule="auto"/>
      </w:pPr>
      <w:r w:rsidRPr="00AC57C6">
        <w:t>dass meine Arbeit im Ganzen oder zu Teilen mit der eines anderen Pr</w:t>
      </w:r>
      <w:r>
        <w:t>ü</w:t>
      </w:r>
      <w:r w:rsidRPr="00AC57C6">
        <w:t>fungsteilnehmers</w:t>
      </w:r>
    </w:p>
    <w:p w14:paraId="0DD5B095" w14:textId="78227B58" w:rsidR="00AC57C6" w:rsidRPr="00B01A42" w:rsidRDefault="00AC57C6" w:rsidP="00AC57C6">
      <w:pPr>
        <w:spacing w:line="240" w:lineRule="auto"/>
      </w:pPr>
      <w:r>
        <w:t>ü</w:t>
      </w:r>
      <w:r w:rsidRPr="00AC57C6">
        <w:t>bereinstimmt. Es ist mir bewusst, dass Kontrollen durchgef</w:t>
      </w:r>
      <w:r>
        <w:t>ü</w:t>
      </w:r>
      <w:r w:rsidRPr="00AC57C6">
        <w:t>hrt werden</w:t>
      </w:r>
      <w:r>
        <w:t>.</w:t>
      </w:r>
    </w:p>
    <w:sectPr w:rsidR="00AC57C6" w:rsidRPr="00B01A42" w:rsidSect="000400EE">
      <w:headerReference w:type="default" r:id="rId11"/>
      <w:headerReference w:type="first" r:id="rId12"/>
      <w:pgSz w:w="11906" w:h="16838"/>
      <w:pgMar w:top="1417" w:right="1417" w:bottom="1134" w:left="1417" w:header="1361" w:footer="62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fael Kopytto" w:date="2026-02-02T12:44:00Z" w:initials="RK">
    <w:p w14:paraId="712766D4" w14:textId="77777777" w:rsidR="009B77F1" w:rsidRDefault="009B77F1" w:rsidP="009B77F1">
      <w:pPr>
        <w:pStyle w:val="Kommentartext"/>
      </w:pPr>
      <w:r>
        <w:rPr>
          <w:rStyle w:val="Kommentarzeichen"/>
        </w:rPr>
        <w:annotationRef/>
      </w:r>
      <w:r>
        <w:t>Ich glaube hier solltest du eher meinen Namen eintragen, Nadine ist „nur“ der Fachbereich und hat mit deiner Ausbildung wenig am Hut</w:t>
      </w:r>
    </w:p>
  </w:comment>
  <w:comment w:id="3" w:author="Rafael Kopytto" w:date="2026-02-02T12:25:00Z" w:initials="RK">
    <w:p w14:paraId="3A271179" w14:textId="661BBD06" w:rsidR="00D225B6" w:rsidRDefault="00D225B6" w:rsidP="00D225B6">
      <w:pPr>
        <w:pStyle w:val="Kommentartext"/>
      </w:pPr>
      <w:r>
        <w:rPr>
          <w:rStyle w:val="Kommentarzeichen"/>
        </w:rPr>
        <w:annotationRef/>
      </w:r>
      <w:r>
        <w:t>Besser App oder WebApp. Vllt WebApp für den Antrags und Genehmigungsprozess oder so</w:t>
      </w:r>
    </w:p>
  </w:comment>
  <w:comment w:id="4" w:author="Rafael Kopytto" w:date="2026-02-02T12:25:00Z" w:initials="RK">
    <w:p w14:paraId="6DEB82A6" w14:textId="77777777" w:rsidR="00D225B6" w:rsidRDefault="00D225B6" w:rsidP="00D225B6">
      <w:pPr>
        <w:pStyle w:val="Kommentartext"/>
      </w:pPr>
      <w:r>
        <w:rPr>
          <w:rStyle w:val="Kommentarzeichen"/>
        </w:rPr>
        <w:annotationRef/>
      </w:r>
      <w:r>
        <w:t>Siehe oben, kein System -&gt; eher App</w:t>
      </w:r>
    </w:p>
  </w:comment>
  <w:comment w:id="5" w:author="Rafael Kopytto" w:date="2026-02-02T12:30:00Z" w:initials="RK">
    <w:p w14:paraId="7F75A94D" w14:textId="77777777" w:rsidR="00957EA3" w:rsidRDefault="00957EA3" w:rsidP="00957EA3">
      <w:pPr>
        <w:pStyle w:val="Kommentartext"/>
      </w:pPr>
      <w:r>
        <w:rPr>
          <w:rStyle w:val="Kommentarzeichen"/>
        </w:rPr>
        <w:annotationRef/>
      </w:r>
      <w:r>
        <w:t xml:space="preserve">Zum Projektumfeld gehört auch das MVD. Deine App gliedert sich da in eine bestehende Plattform ein bla bla 😃 </w:t>
      </w:r>
      <w:r>
        <w:br/>
        <w:t>Du entwickelst darin eine weitere App</w:t>
      </w:r>
    </w:p>
  </w:comment>
  <w:comment w:id="15" w:author="Rafael Kopytto" w:date="2026-02-02T12:34:00Z" w:initials="RK">
    <w:p w14:paraId="0F86F181" w14:textId="77777777" w:rsidR="00957EA3" w:rsidRDefault="00957EA3" w:rsidP="00957EA3">
      <w:pPr>
        <w:pStyle w:val="Kommentartext"/>
      </w:pPr>
      <w:r>
        <w:rPr>
          <w:rStyle w:val="Kommentarzeichen"/>
        </w:rPr>
        <w:annotationRef/>
      </w:r>
      <w:r>
        <w:t>Hier vllt auch nochmal auf die Integration ins MVD eingehen</w:t>
      </w:r>
    </w:p>
  </w:comment>
  <w:comment w:id="16" w:author="Rafael Kopytto" w:date="2026-02-02T12:27:00Z" w:initials="RK">
    <w:p w14:paraId="4C45F932" w14:textId="77777777" w:rsidR="00795A70" w:rsidRDefault="00D225B6" w:rsidP="00795A70">
      <w:pPr>
        <w:pStyle w:val="Kommentartext"/>
      </w:pPr>
      <w:r>
        <w:rPr>
          <w:rStyle w:val="Kommentarzeichen"/>
        </w:rPr>
        <w:annotationRef/>
      </w:r>
      <w:r w:rsidR="00795A70">
        <w:t>Mach daraus vielleicht einen ganzen Satz: „Hauptziel ist die Entwicklung einer funktionsfähigen...App…“</w:t>
      </w:r>
    </w:p>
  </w:comment>
  <w:comment w:id="19" w:author="Rafael Kopytto" w:date="2026-02-02T12:37:00Z" w:initials="RK">
    <w:p w14:paraId="281ABFA7" w14:textId="2AF4B2C6" w:rsidR="00957EA3" w:rsidRDefault="00957EA3" w:rsidP="00957EA3">
      <w:pPr>
        <w:pStyle w:val="Kommentartext"/>
      </w:pPr>
      <w:r>
        <w:rPr>
          <w:rStyle w:val="Kommentarzeichen"/>
        </w:rPr>
        <w:annotationRef/>
      </w:r>
      <w:r>
        <w:t>Hier vielleicht noch in jeweils einem Nebensatz erklären, wodurch die erreicht werden sollen</w:t>
      </w:r>
    </w:p>
  </w:comment>
  <w:comment w:id="20" w:author="Rafael Kopytto" w:date="2026-02-02T12:39:00Z" w:initials="RK">
    <w:p w14:paraId="63C7C612" w14:textId="77777777" w:rsidR="00957EA3" w:rsidRDefault="00957EA3" w:rsidP="00957EA3">
      <w:pPr>
        <w:pStyle w:val="Kommentartext"/>
      </w:pPr>
      <w:r>
        <w:rPr>
          <w:rStyle w:val="Kommentarzeichen"/>
        </w:rPr>
        <w:annotationRef/>
      </w:r>
      <w:r>
        <w:t>Zusätzlich noch Business Logik implementieren</w:t>
      </w:r>
      <w:r>
        <w:br/>
        <w:t>Das wirkt sonst unfertig, Datenmodell + UI ist ja noch keine fertige App</w:t>
      </w:r>
    </w:p>
  </w:comment>
  <w:comment w:id="21" w:author="Rafael Kopytto" w:date="2026-02-02T12:41:00Z" w:initials="RK">
    <w:p w14:paraId="1CEADD13" w14:textId="77777777" w:rsidR="009B77F1" w:rsidRDefault="009B77F1" w:rsidP="009B77F1">
      <w:pPr>
        <w:pStyle w:val="Kommentartext"/>
      </w:pPr>
      <w:r>
        <w:rPr>
          <w:rStyle w:val="Kommentarzeichen"/>
        </w:rPr>
        <w:annotationRef/>
      </w:r>
      <w:r>
        <w:t>Designen klingt falsch, du entwicklst ja und designst wenig bis garnichts.</w:t>
      </w:r>
      <w:r>
        <w:br/>
        <w:t>Du könntest vllt die Begriffe Frontend (App) und Backend (Businesslogik) reinbringen</w:t>
      </w:r>
    </w:p>
  </w:comment>
  <w:comment w:id="22" w:author="Rafael Kopytto" w:date="2026-02-02T12:42:00Z" w:initials="RK">
    <w:p w14:paraId="3F4C8AEB" w14:textId="77777777" w:rsidR="009B77F1" w:rsidRDefault="009B77F1" w:rsidP="009B77F1">
      <w:pPr>
        <w:pStyle w:val="Kommentartext"/>
      </w:pPr>
      <w:r>
        <w:rPr>
          <w:rStyle w:val="Kommentarzeichen"/>
        </w:rPr>
        <w:annotationRef/>
      </w:r>
      <w:r>
        <w:t>Durchführen dauert ja nicht 6 Stunden, Unit Tests brauchen ja nur lange zum Entwickeln, aber dann einmal auf „run unit tests“ zu drücken dauert 2 Sekunden</w:t>
      </w:r>
    </w:p>
  </w:comment>
  <w:comment w:id="23" w:author="Rafael Kopytto" w:date="2026-02-02T12:42:00Z" w:initials="RK">
    <w:p w14:paraId="17DDE4AA" w14:textId="77777777" w:rsidR="009B77F1" w:rsidRDefault="009B77F1" w:rsidP="009B77F1">
      <w:pPr>
        <w:pStyle w:val="Kommentartext"/>
      </w:pPr>
      <w:r>
        <w:rPr>
          <w:rStyle w:val="Kommentarzeichen"/>
        </w:rPr>
        <w:annotationRef/>
      </w:r>
      <w:r>
        <w:t xml:space="preserve">Bist du dir mit Unit Tests eigentlich sicher? </w:t>
      </w:r>
      <w:r>
        <w:br/>
        <w:t>Welche Teile willst du denn Unit Testen?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2766D4" w15:done="0"/>
  <w15:commentEx w15:paraId="3A271179" w15:done="0"/>
  <w15:commentEx w15:paraId="6DEB82A6" w15:done="0"/>
  <w15:commentEx w15:paraId="7F75A94D" w15:done="0"/>
  <w15:commentEx w15:paraId="0F86F181" w15:done="0"/>
  <w15:commentEx w15:paraId="4C45F932" w15:done="0"/>
  <w15:commentEx w15:paraId="281ABFA7" w15:done="0"/>
  <w15:commentEx w15:paraId="63C7C612" w15:done="0"/>
  <w15:commentEx w15:paraId="1CEADD13" w15:done="0"/>
  <w15:commentEx w15:paraId="3F4C8AEB" w15:done="0"/>
  <w15:commentEx w15:paraId="17DDE4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E589C0" w16cex:dateUtc="2026-02-02T11:44:00Z"/>
  <w16cex:commentExtensible w16cex:durableId="18DBEA75" w16cex:dateUtc="2026-02-02T11:25:00Z"/>
  <w16cex:commentExtensible w16cex:durableId="0A65CA38" w16cex:dateUtc="2026-02-02T11:25:00Z"/>
  <w16cex:commentExtensible w16cex:durableId="713815DA" w16cex:dateUtc="2026-02-02T11:30:00Z"/>
  <w16cex:commentExtensible w16cex:durableId="1C9E7564" w16cex:dateUtc="2026-02-02T11:34:00Z"/>
  <w16cex:commentExtensible w16cex:durableId="3B3185E3" w16cex:dateUtc="2026-02-02T11:27:00Z"/>
  <w16cex:commentExtensible w16cex:durableId="0338E48F" w16cex:dateUtc="2026-02-02T11:37:00Z"/>
  <w16cex:commentExtensible w16cex:durableId="1757C1E7" w16cex:dateUtc="2026-02-02T11:39:00Z"/>
  <w16cex:commentExtensible w16cex:durableId="5F3109D4" w16cex:dateUtc="2026-02-02T11:41:00Z"/>
  <w16cex:commentExtensible w16cex:durableId="18FE69DE" w16cex:dateUtc="2026-02-02T11:42:00Z"/>
  <w16cex:commentExtensible w16cex:durableId="5FAA587D" w16cex:dateUtc="2026-02-02T11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2766D4" w16cid:durableId="64E589C0"/>
  <w16cid:commentId w16cid:paraId="3A271179" w16cid:durableId="18DBEA75"/>
  <w16cid:commentId w16cid:paraId="6DEB82A6" w16cid:durableId="0A65CA38"/>
  <w16cid:commentId w16cid:paraId="7F75A94D" w16cid:durableId="713815DA"/>
  <w16cid:commentId w16cid:paraId="0F86F181" w16cid:durableId="1C9E7564"/>
  <w16cid:commentId w16cid:paraId="4C45F932" w16cid:durableId="3B3185E3"/>
  <w16cid:commentId w16cid:paraId="281ABFA7" w16cid:durableId="0338E48F"/>
  <w16cid:commentId w16cid:paraId="63C7C612" w16cid:durableId="1757C1E7"/>
  <w16cid:commentId w16cid:paraId="1CEADD13" w16cid:durableId="5F3109D4"/>
  <w16cid:commentId w16cid:paraId="3F4C8AEB" w16cid:durableId="18FE69DE"/>
  <w16cid:commentId w16cid:paraId="17DDE4AA" w16cid:durableId="5FAA58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9CED" w14:textId="77777777" w:rsidR="00AE044B" w:rsidRDefault="00AE044B" w:rsidP="000400EE">
      <w:pPr>
        <w:spacing w:after="0" w:line="240" w:lineRule="auto"/>
      </w:pPr>
      <w:r>
        <w:separator/>
      </w:r>
    </w:p>
  </w:endnote>
  <w:endnote w:type="continuationSeparator" w:id="0">
    <w:p w14:paraId="63CEECB2" w14:textId="77777777" w:rsidR="00AE044B" w:rsidRDefault="00AE044B" w:rsidP="00040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San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B73FA" w14:textId="77777777" w:rsidR="00AE044B" w:rsidRDefault="00AE044B" w:rsidP="000400EE">
      <w:pPr>
        <w:spacing w:after="0" w:line="240" w:lineRule="auto"/>
      </w:pPr>
      <w:r>
        <w:separator/>
      </w:r>
    </w:p>
  </w:footnote>
  <w:footnote w:type="continuationSeparator" w:id="0">
    <w:p w14:paraId="7EAC40F4" w14:textId="77777777" w:rsidR="00AE044B" w:rsidRDefault="00AE044B" w:rsidP="00040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4473" w14:textId="4319D06E" w:rsidR="000400EE" w:rsidRDefault="000400EE" w:rsidP="000400EE">
    <w:pPr>
      <w:pStyle w:val="Textkrper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DE2C962" wp14:editId="3ED05611">
              <wp:simplePos x="0" y="0"/>
              <wp:positionH relativeFrom="margin">
                <wp:posOffset>5253990</wp:posOffset>
              </wp:positionH>
              <wp:positionV relativeFrom="margin">
                <wp:posOffset>-219075</wp:posOffset>
              </wp:positionV>
              <wp:extent cx="506730" cy="1447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673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03A58" w14:textId="78AB2E76" w:rsidR="000400EE" w:rsidRDefault="000400EE" w:rsidP="000400EE">
                          <w:pPr>
                            <w:spacing w:before="23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sz w:val="15"/>
                            </w:rPr>
                            <w:t>03.02.2026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2C962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413.7pt;margin-top:-17.25pt;width:39.9pt;height:11.4pt;z-index:-25165414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" filled="f" stroked="f">
              <v:textbox inset="0,0,0,0">
                <w:txbxContent>
                  <w:p w14:paraId="4B703A58" w14:textId="78AB2E76" w:rsidR="000400EE" w:rsidRDefault="000400EE" w:rsidP="000400EE">
                    <w:pPr>
                      <w:spacing w:before="23"/>
                      <w:ind w:left="20"/>
                      <w:rPr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03.02.2026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F1C4F42" wp14:editId="7C13551C">
              <wp:simplePos x="0" y="0"/>
              <wp:positionH relativeFrom="margin">
                <wp:align>left</wp:align>
              </wp:positionH>
              <wp:positionV relativeFrom="page">
                <wp:posOffset>718185</wp:posOffset>
              </wp:positionV>
              <wp:extent cx="1107440" cy="2647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7440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BAFEE0" w14:textId="30964161" w:rsidR="000400EE" w:rsidRDefault="000400EE" w:rsidP="000400EE">
                          <w:pPr>
                            <w:spacing w:before="23" w:line="264" w:lineRule="auto"/>
                            <w:ind w:left="20" w:right="18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Yannick Spangel Identnummer:</w:t>
                          </w:r>
                          <w:r>
                            <w:rPr>
                              <w:spacing w:val="-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932750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1C4F42" id="Textbox 8" o:spid="_x0000_s1027" type="#_x0000_t202" style="position:absolute;margin-left:0;margin-top:56.55pt;width:87.2pt;height:20.85pt;z-index:-251652096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" filled="f" stroked="f">
              <v:textbox inset="0,0,0,0">
                <w:txbxContent>
                  <w:p w14:paraId="6ABAFEE0" w14:textId="30964161" w:rsidR="000400EE" w:rsidRDefault="000400EE" w:rsidP="000400EE">
                    <w:pPr>
                      <w:spacing w:before="23" w:line="264" w:lineRule="auto"/>
                      <w:ind w:left="20" w:right="18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Yannick Spangel Identnummer:</w:t>
                    </w:r>
                    <w:r>
                      <w:rPr>
                        <w:spacing w:val="-1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932750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47CC232" wp14:editId="11EEBF7E">
          <wp:simplePos x="0" y="0"/>
          <wp:positionH relativeFrom="margin">
            <wp:align>left</wp:align>
          </wp:positionH>
          <wp:positionV relativeFrom="topMargin">
            <wp:posOffset>333375</wp:posOffset>
          </wp:positionV>
          <wp:extent cx="2300020" cy="386181"/>
          <wp:effectExtent l="0" t="0" r="5080" b="0"/>
          <wp:wrapNone/>
          <wp:docPr id="6" name="Image 6" descr="Ein Bild, das Text, Schrift, Screenshot, Logo enthält.&#10;&#10;KI-generierte Inhalte können fehlerhaft sein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 descr="Ein Bild, das Text, Schrift, Screenshot, Logo enthält.&#10;&#10;KI-generierte Inhalte können fehlerhaft sein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0020" cy="3861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69A013" w14:textId="40060C7C" w:rsidR="000400EE" w:rsidRDefault="000400EE" w:rsidP="000400EE">
    <w:pPr>
      <w:pStyle w:val="Kopfzeile"/>
      <w:tabs>
        <w:tab w:val="clear" w:pos="4536"/>
        <w:tab w:val="clear" w:pos="9072"/>
        <w:tab w:val="left" w:pos="1095"/>
      </w:tabs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6834BE6" wp14:editId="34A71161">
              <wp:simplePos x="0" y="0"/>
              <wp:positionH relativeFrom="margin">
                <wp:align>center</wp:align>
              </wp:positionH>
              <wp:positionV relativeFrom="page">
                <wp:posOffset>984250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AB2E3F" id="Graphic 7" o:spid="_x0000_s1026" style="position:absolute;margin-left:0;margin-top:77.5pt;width:481.9pt;height:.1pt;z-index:-251648000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" path="m,l6120003,e" filled="f" strokeweight=".14039mm">
              <v:path arrowok="t"/>
              <w10:wrap anchorx="margin" anchory="page"/>
            </v:shape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C0E4" w14:textId="3A07C14D" w:rsidR="000400EE" w:rsidRDefault="000400EE">
    <w:pPr>
      <w:pStyle w:val="Kopfzeile"/>
    </w:pPr>
    <w:r>
      <w:rPr>
        <w:noProof/>
        <w:sz w:val="20"/>
      </w:rPr>
      <w:drawing>
        <wp:anchor distT="0" distB="0" distL="0" distR="0" simplePos="0" relativeHeight="251666432" behindDoc="1" locked="0" layoutInCell="1" allowOverlap="1" wp14:anchorId="568F86E1" wp14:editId="4E4BB95F">
          <wp:simplePos x="0" y="0"/>
          <wp:positionH relativeFrom="margin">
            <wp:align>left</wp:align>
          </wp:positionH>
          <wp:positionV relativeFrom="topMargin">
            <wp:align>bottom</wp:align>
          </wp:positionV>
          <wp:extent cx="2300020" cy="386181"/>
          <wp:effectExtent l="0" t="0" r="5080" b="0"/>
          <wp:wrapNone/>
          <wp:docPr id="1" name="Image 1" descr="Ein Bild, das Text, Schrift, Screenshot, Logo enthält.&#10;&#10;KI-generierte Inhalte können fehlerhaft sein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Ein Bild, das Text, Schrift, Screenshot, Logo enthält.&#10;&#10;KI-generierte Inhalte können fehlerhaft sein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0020" cy="3861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74D"/>
    <w:multiLevelType w:val="multilevel"/>
    <w:tmpl w:val="4E3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06E1"/>
    <w:multiLevelType w:val="multilevel"/>
    <w:tmpl w:val="495A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C69C6"/>
    <w:multiLevelType w:val="multilevel"/>
    <w:tmpl w:val="263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C6955"/>
    <w:multiLevelType w:val="multilevel"/>
    <w:tmpl w:val="DFF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41C26"/>
    <w:multiLevelType w:val="multilevel"/>
    <w:tmpl w:val="2A6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47458"/>
    <w:multiLevelType w:val="hybridMultilevel"/>
    <w:tmpl w:val="F820AFA4"/>
    <w:lvl w:ilvl="0" w:tplc="854C42B8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23549"/>
    <w:multiLevelType w:val="hybridMultilevel"/>
    <w:tmpl w:val="BBAC3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3778F6"/>
    <w:multiLevelType w:val="multilevel"/>
    <w:tmpl w:val="A4D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231383">
    <w:abstractNumId w:val="1"/>
  </w:num>
  <w:num w:numId="2" w16cid:durableId="364913220">
    <w:abstractNumId w:val="4"/>
  </w:num>
  <w:num w:numId="3" w16cid:durableId="1756438446">
    <w:abstractNumId w:val="3"/>
  </w:num>
  <w:num w:numId="4" w16cid:durableId="60837734">
    <w:abstractNumId w:val="7"/>
  </w:num>
  <w:num w:numId="5" w16cid:durableId="639115534">
    <w:abstractNumId w:val="2"/>
  </w:num>
  <w:num w:numId="6" w16cid:durableId="737823206">
    <w:abstractNumId w:val="0"/>
  </w:num>
  <w:num w:numId="7" w16cid:durableId="1960450471">
    <w:abstractNumId w:val="5"/>
  </w:num>
  <w:num w:numId="8" w16cid:durableId="113062938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nnick Spangel">
    <w15:presenceInfo w15:providerId="None" w15:userId="Yannick Spangel"/>
  </w15:person>
  <w15:person w15:author="Rafael Kopytto">
    <w15:presenceInfo w15:providerId="AD" w15:userId="S::r.kopytto@MIBS-AG.de::12ac607d-e383-4221-bc13-a88e8b5e92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/>
  <w:defaultTabStop w:val="708"/>
  <w:hyphenationZone w:val="425"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F7"/>
    <w:rsid w:val="00033745"/>
    <w:rsid w:val="000400EE"/>
    <w:rsid w:val="0006169E"/>
    <w:rsid w:val="000B3664"/>
    <w:rsid w:val="00106F1D"/>
    <w:rsid w:val="00124BE6"/>
    <w:rsid w:val="00157269"/>
    <w:rsid w:val="00185DFA"/>
    <w:rsid w:val="001863BE"/>
    <w:rsid w:val="001B3680"/>
    <w:rsid w:val="00216394"/>
    <w:rsid w:val="00260579"/>
    <w:rsid w:val="00280309"/>
    <w:rsid w:val="00282DA8"/>
    <w:rsid w:val="00295AE4"/>
    <w:rsid w:val="002A6BB4"/>
    <w:rsid w:val="00332501"/>
    <w:rsid w:val="003F5E0B"/>
    <w:rsid w:val="00434E46"/>
    <w:rsid w:val="004455ED"/>
    <w:rsid w:val="004653AB"/>
    <w:rsid w:val="004C4A60"/>
    <w:rsid w:val="004D464D"/>
    <w:rsid w:val="004D73BF"/>
    <w:rsid w:val="004E6206"/>
    <w:rsid w:val="00541ED1"/>
    <w:rsid w:val="00544E35"/>
    <w:rsid w:val="00550ECF"/>
    <w:rsid w:val="005C6F49"/>
    <w:rsid w:val="005D6A6A"/>
    <w:rsid w:val="00612564"/>
    <w:rsid w:val="006425A1"/>
    <w:rsid w:val="0064706E"/>
    <w:rsid w:val="00684874"/>
    <w:rsid w:val="00696584"/>
    <w:rsid w:val="006C4ED4"/>
    <w:rsid w:val="006C75E5"/>
    <w:rsid w:val="006E7955"/>
    <w:rsid w:val="007017F6"/>
    <w:rsid w:val="007059DE"/>
    <w:rsid w:val="007151CD"/>
    <w:rsid w:val="0075309F"/>
    <w:rsid w:val="00795A70"/>
    <w:rsid w:val="0079744C"/>
    <w:rsid w:val="007B67BE"/>
    <w:rsid w:val="007E4C08"/>
    <w:rsid w:val="0080424B"/>
    <w:rsid w:val="008A08E3"/>
    <w:rsid w:val="008E32F7"/>
    <w:rsid w:val="009031F2"/>
    <w:rsid w:val="009250E5"/>
    <w:rsid w:val="00957EA3"/>
    <w:rsid w:val="009A0708"/>
    <w:rsid w:val="009B77F1"/>
    <w:rsid w:val="009E1617"/>
    <w:rsid w:val="009E5ABB"/>
    <w:rsid w:val="00A03ABB"/>
    <w:rsid w:val="00A34883"/>
    <w:rsid w:val="00A377EA"/>
    <w:rsid w:val="00A86496"/>
    <w:rsid w:val="00A93E1D"/>
    <w:rsid w:val="00AA626D"/>
    <w:rsid w:val="00AB58D9"/>
    <w:rsid w:val="00AC57C6"/>
    <w:rsid w:val="00AE044B"/>
    <w:rsid w:val="00B01A42"/>
    <w:rsid w:val="00B11A00"/>
    <w:rsid w:val="00B80B1B"/>
    <w:rsid w:val="00BE64F5"/>
    <w:rsid w:val="00BE76EE"/>
    <w:rsid w:val="00BF1CF8"/>
    <w:rsid w:val="00BF4FE6"/>
    <w:rsid w:val="00C1384B"/>
    <w:rsid w:val="00C22CE3"/>
    <w:rsid w:val="00C343FC"/>
    <w:rsid w:val="00C53B36"/>
    <w:rsid w:val="00CD270A"/>
    <w:rsid w:val="00D225B6"/>
    <w:rsid w:val="00D3686C"/>
    <w:rsid w:val="00D60626"/>
    <w:rsid w:val="00DB0ADE"/>
    <w:rsid w:val="00DF23D8"/>
    <w:rsid w:val="00E01660"/>
    <w:rsid w:val="00E56CE6"/>
    <w:rsid w:val="00E57810"/>
    <w:rsid w:val="00E64F8A"/>
    <w:rsid w:val="00E84144"/>
    <w:rsid w:val="00E9602A"/>
    <w:rsid w:val="00EA45CC"/>
    <w:rsid w:val="00EA6F03"/>
    <w:rsid w:val="00F428F7"/>
    <w:rsid w:val="00F540B0"/>
    <w:rsid w:val="00F63A9A"/>
    <w:rsid w:val="00FA0069"/>
    <w:rsid w:val="00FA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692AD2C5"/>
  <w15:chartTrackingRefBased/>
  <w15:docId w15:val="{39289D3C-44B9-40F4-8119-F7FE7ABC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32F7"/>
  </w:style>
  <w:style w:type="paragraph" w:styleId="berschrift1">
    <w:name w:val="heading 1"/>
    <w:basedOn w:val="Standard"/>
    <w:next w:val="Standard"/>
    <w:link w:val="berschrift1Zchn"/>
    <w:uiPriority w:val="9"/>
    <w:qFormat/>
    <w:rsid w:val="008E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E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3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3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3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E3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3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32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32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32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32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32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32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32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32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32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3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32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32F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uiPriority w:val="1"/>
    <w:qFormat/>
    <w:rsid w:val="00E01660"/>
    <w:pPr>
      <w:widowControl w:val="0"/>
      <w:autoSpaceDE w:val="0"/>
      <w:autoSpaceDN w:val="0"/>
      <w:spacing w:before="36" w:after="0" w:line="240" w:lineRule="auto"/>
      <w:ind w:left="23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1"/>
    <w:rsid w:val="00E01660"/>
    <w:rPr>
      <w:rFonts w:ascii="Arial" w:eastAsia="Arial" w:hAnsi="Arial" w:cs="Arial"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0166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01660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040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00EE"/>
  </w:style>
  <w:style w:type="paragraph" w:styleId="Fuzeile">
    <w:name w:val="footer"/>
    <w:basedOn w:val="Standard"/>
    <w:link w:val="FuzeileZchn"/>
    <w:uiPriority w:val="99"/>
    <w:unhideWhenUsed/>
    <w:rsid w:val="000400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00EE"/>
  </w:style>
  <w:style w:type="character" w:styleId="Kommentarzeichen">
    <w:name w:val="annotation reference"/>
    <w:basedOn w:val="Absatz-Standardschriftart"/>
    <w:uiPriority w:val="99"/>
    <w:semiHidden/>
    <w:unhideWhenUsed/>
    <w:rsid w:val="00D225B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225B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225B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225B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225B6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D225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3000000079959</dc:creator>
  <cp:keywords/>
  <dc:description/>
  <cp:lastModifiedBy>Yannick Spangel</cp:lastModifiedBy>
  <cp:revision>7</cp:revision>
  <dcterms:created xsi:type="dcterms:W3CDTF">2026-01-29T09:28:00Z</dcterms:created>
  <dcterms:modified xsi:type="dcterms:W3CDTF">2026-02-03T08:44:00Z</dcterms:modified>
</cp:coreProperties>
</file>